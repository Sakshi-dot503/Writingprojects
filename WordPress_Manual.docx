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rFonts w:asciiTheme="majorHAnsi" w:eastAsiaTheme="majorEastAsia" w:hAnsiTheme="majorHAnsi" w:cstheme="majorBidi"/>
          <w:sz w:val="76"/>
          <w:szCs w:val="72"/>
        </w:rPr>
        <w:id w:val="502757106"/>
        <w:docPartObj>
          <w:docPartGallery w:val="Cover Pages"/>
          <w:docPartUnique/>
        </w:docPartObj>
      </w:sdt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4698"/>
            <w:gridCol w:w="2714"/>
            <w:gridCol w:w="2380"/>
          </w:tblGrid>
          <w:tr w:rsidR="000146B0">
            <w:sdt>
              <w:sdtPr>
                <w:rPr>
                  <w:rFonts w:asciiTheme="majorHAnsi" w:eastAsiaTheme="majorEastAsia" w:hAnsiTheme="majorHAnsi"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EndPr>
                <w:rPr>
                  <w:rFonts w:ascii="Algerian" w:hAnsi="Algerian"/>
                  <w:sz w:val="72"/>
                </w:rPr>
              </w:sdtEndPr>
              <w:sdtContent>
                <w:tc>
                  <w:tcPr>
                    <w:tcW w:w="3525" w:type="dxa"/>
                    <w:tcBorders>
                      <w:bottom w:val="single" w:sz="18" w:space="0" w:color="808080" w:themeColor="background1" w:themeShade="80"/>
                      <w:right w:val="single" w:sz="18" w:space="0" w:color="808080" w:themeColor="background1" w:themeShade="80"/>
                    </w:tcBorders>
                    <w:vAlign w:val="center"/>
                  </w:tcPr>
                  <w:p w:rsidR="000146B0" w:rsidRDefault="000146B0">
                    <w:pPr>
                      <w:pStyle w:val="NoSpacing"/>
                      <w:rPr>
                        <w:rFonts w:asciiTheme="majorHAnsi" w:eastAsiaTheme="majorEastAsia" w:hAnsiTheme="majorHAnsi" w:cstheme="majorBidi"/>
                        <w:sz w:val="76"/>
                        <w:szCs w:val="72"/>
                      </w:rPr>
                    </w:pPr>
                    <w:proofErr w:type="spellStart"/>
                    <w:r w:rsidRPr="000146B0">
                      <w:rPr>
                        <w:rFonts w:ascii="Algerian" w:eastAsiaTheme="majorEastAsia" w:hAnsi="Algerian" w:cstheme="majorBidi"/>
                        <w:sz w:val="72"/>
                        <w:szCs w:val="72"/>
                        <w:lang w:val="en-IN"/>
                      </w:rPr>
                      <w:t>WordPress</w:t>
                    </w:r>
                    <w:proofErr w:type="spellEnd"/>
                    <w:r w:rsidRPr="000146B0">
                      <w:rPr>
                        <w:rFonts w:ascii="Algerian" w:eastAsiaTheme="majorEastAsia" w:hAnsi="Algerian" w:cstheme="majorBidi"/>
                        <w:sz w:val="72"/>
                        <w:szCs w:val="72"/>
                        <w:lang w:val="en-IN"/>
                      </w:rPr>
                      <w:t>- User Guide</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20-12-19T00:00:00Z">
                    <w:dateFormat w:val="MMMM d"/>
                    <w:lid w:val="en-US"/>
                    <w:storeMappedDataAs w:val="dateTime"/>
                    <w:calendar w:val="gregorian"/>
                  </w:date>
                </w:sdtPr>
                <w:sdtContent>
                  <w:p w:rsidR="000146B0" w:rsidRDefault="00147F6C">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December 19</w:t>
                    </w:r>
                  </w:p>
                </w:sdtContent>
              </w:sdt>
              <w:sdt>
                <w:sdtPr>
                  <w:rP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20-12-19T00:00:00Z">
                    <w:dateFormat w:val="yyyy"/>
                    <w:lid w:val="en-US"/>
                    <w:storeMappedDataAs w:val="dateTime"/>
                    <w:calendar w:val="gregorian"/>
                  </w:date>
                </w:sdtPr>
                <w:sdtContent>
                  <w:p w:rsidR="000146B0" w:rsidRDefault="000146B0">
                    <w:pPr>
                      <w:pStyle w:val="NoSpacing"/>
                      <w:rPr>
                        <w:color w:val="4F81BD" w:themeColor="accent1"/>
                        <w:sz w:val="200"/>
                        <w:szCs w:val="200"/>
                      </w:rPr>
                    </w:pPr>
                    <w:r>
                      <w:rPr>
                        <w:color w:val="4F81BD" w:themeColor="accent1"/>
                        <w:sz w:val="200"/>
                        <w:szCs w:val="200"/>
                      </w:rPr>
                      <w:t>2020</w:t>
                    </w:r>
                  </w:p>
                </w:sdtContent>
              </w:sdt>
            </w:tc>
          </w:tr>
          <w:tr w:rsidR="000146B0">
            <w:sdt>
              <w:sdtPr>
                <w:rPr>
                  <w:rFonts w:ascii="Arial" w:hAnsi="Arial" w:cs="Arial"/>
                </w:rPr>
                <w:alias w:val="Abstract"/>
                <w:id w:val="276713183"/>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0146B0" w:rsidRDefault="000146B0">
                    <w:pPr>
                      <w:pStyle w:val="NoSpacing"/>
                    </w:pPr>
                    <w:proofErr w:type="spellStart"/>
                    <w:r w:rsidRPr="00D31C93">
                      <w:rPr>
                        <w:rFonts w:ascii="Arial" w:hAnsi="Arial" w:cs="Arial"/>
                        <w:lang w:val="en-IN"/>
                      </w:rPr>
                      <w:t>WordPress</w:t>
                    </w:r>
                    <w:proofErr w:type="spellEnd"/>
                    <w:r w:rsidRPr="00D31C93">
                      <w:rPr>
                        <w:rFonts w:ascii="Arial" w:hAnsi="Arial" w:cs="Arial"/>
                        <w:lang w:val="en-IN"/>
                      </w:rPr>
                      <w:t xml:space="preserve"> is an open source Content Management System (CMS), which allows the users to build dynamic websites and blog. </w:t>
                    </w:r>
                    <w:proofErr w:type="spellStart"/>
                    <w:r w:rsidRPr="00D31C93">
                      <w:rPr>
                        <w:rFonts w:ascii="Arial" w:hAnsi="Arial" w:cs="Arial"/>
                        <w:lang w:val="en-IN"/>
                      </w:rPr>
                      <w:t>WordPress</w:t>
                    </w:r>
                    <w:proofErr w:type="spellEnd"/>
                    <w:r w:rsidRPr="00D31C93">
                      <w:rPr>
                        <w:rFonts w:ascii="Arial" w:hAnsi="Arial" w:cs="Arial"/>
                        <w:lang w:val="en-IN"/>
                      </w:rPr>
                      <w:t xml:space="preserve"> is the most popular blogging system on the web and allows updating, customizing and managing the website from its back-end CMS and components.</w:t>
                    </w:r>
                  </w:p>
                </w:tc>
              </w:sdtContent>
            </w:sdt>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0146B0" w:rsidRDefault="000146B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User Guide</w:t>
                    </w:r>
                  </w:p>
                </w:tc>
              </w:sdtContent>
            </w:sdt>
          </w:tr>
        </w:tbl>
        <w:p w:rsidR="000146B0" w:rsidRDefault="003141C0">
          <w:pPr>
            <w:rPr>
              <w:rFonts w:asciiTheme="majorHAnsi" w:eastAsiaTheme="majorEastAsia" w:hAnsiTheme="majorHAnsi" w:cstheme="majorBidi"/>
              <w:sz w:val="76"/>
              <w:szCs w:val="72"/>
            </w:rPr>
          </w:pPr>
        </w:p>
      </w:sdtContent>
    </w:sdt>
    <w:p w:rsidR="000146B0" w:rsidRPr="000146B0" w:rsidRDefault="000146B0">
      <w:pPr>
        <w:rPr>
          <w:rFonts w:asciiTheme="majorHAnsi" w:eastAsiaTheme="majorEastAsia" w:hAnsiTheme="majorHAnsi" w:cstheme="majorBidi"/>
          <w:sz w:val="76"/>
          <w:szCs w:val="72"/>
        </w:rPr>
      </w:pPr>
      <w:r>
        <w:rPr>
          <w:sz w:val="24"/>
          <w:szCs w:val="24"/>
        </w:rPr>
        <w:br w:type="page"/>
      </w:r>
    </w:p>
    <w:sdt>
      <w:sdtPr>
        <w:rPr>
          <w:rFonts w:asciiTheme="minorHAnsi" w:eastAsiaTheme="minorHAnsi" w:hAnsiTheme="minorHAnsi" w:cstheme="minorBidi"/>
          <w:b w:val="0"/>
          <w:bCs w:val="0"/>
          <w:color w:val="auto"/>
          <w:sz w:val="22"/>
          <w:szCs w:val="22"/>
        </w:rPr>
        <w:id w:val="977496782"/>
        <w:docPartObj>
          <w:docPartGallery w:val="Table of Contents"/>
          <w:docPartUnique/>
        </w:docPartObj>
      </w:sdtPr>
      <w:sdtContent>
        <w:p w:rsidR="00292848" w:rsidRDefault="00292848">
          <w:pPr>
            <w:pStyle w:val="TOCHeading"/>
          </w:pPr>
          <w:r>
            <w:t>Contents</w:t>
          </w:r>
        </w:p>
        <w:p w:rsidR="00122F44" w:rsidRDefault="003141C0">
          <w:pPr>
            <w:pStyle w:val="TOC1"/>
            <w:tabs>
              <w:tab w:val="right" w:leader="dot" w:pos="9350"/>
            </w:tabs>
            <w:rPr>
              <w:rFonts w:eastAsiaTheme="minorEastAsia"/>
              <w:noProof/>
            </w:rPr>
          </w:pPr>
          <w:r>
            <w:fldChar w:fldCharType="begin"/>
          </w:r>
          <w:r w:rsidR="00292848">
            <w:instrText xml:space="preserve"> TOC \o "1-3" \h \z \u </w:instrText>
          </w:r>
          <w:r>
            <w:fldChar w:fldCharType="separate"/>
          </w:r>
          <w:hyperlink w:anchor="_Toc61982311" w:history="1">
            <w:r w:rsidR="00122F44" w:rsidRPr="001C6E54">
              <w:rPr>
                <w:rStyle w:val="Hyperlink"/>
                <w:noProof/>
              </w:rPr>
              <w:t>Table of Figures</w:t>
            </w:r>
            <w:r w:rsidR="00122F44">
              <w:rPr>
                <w:noProof/>
                <w:webHidden/>
              </w:rPr>
              <w:tab/>
            </w:r>
            <w:r>
              <w:rPr>
                <w:noProof/>
                <w:webHidden/>
              </w:rPr>
              <w:fldChar w:fldCharType="begin"/>
            </w:r>
            <w:r w:rsidR="00122F44">
              <w:rPr>
                <w:noProof/>
                <w:webHidden/>
              </w:rPr>
              <w:instrText xml:space="preserve"> PAGEREF _Toc61982311 \h </w:instrText>
            </w:r>
            <w:r>
              <w:rPr>
                <w:noProof/>
                <w:webHidden/>
              </w:rPr>
            </w:r>
            <w:r>
              <w:rPr>
                <w:noProof/>
                <w:webHidden/>
              </w:rPr>
              <w:fldChar w:fldCharType="separate"/>
            </w:r>
            <w:r w:rsidR="00122F44">
              <w:rPr>
                <w:noProof/>
                <w:webHidden/>
              </w:rPr>
              <w:t>3</w:t>
            </w:r>
            <w:r>
              <w:rPr>
                <w:noProof/>
                <w:webHidden/>
              </w:rPr>
              <w:fldChar w:fldCharType="end"/>
            </w:r>
          </w:hyperlink>
        </w:p>
        <w:p w:rsidR="00122F44" w:rsidRDefault="003141C0">
          <w:pPr>
            <w:pStyle w:val="TOC1"/>
            <w:tabs>
              <w:tab w:val="right" w:leader="dot" w:pos="9350"/>
            </w:tabs>
            <w:rPr>
              <w:rFonts w:eastAsiaTheme="minorEastAsia"/>
              <w:noProof/>
            </w:rPr>
          </w:pPr>
          <w:hyperlink w:anchor="_Toc61982312" w:history="1">
            <w:r w:rsidR="00122F44" w:rsidRPr="001C6E54">
              <w:rPr>
                <w:rStyle w:val="Hyperlink"/>
                <w:noProof/>
              </w:rPr>
              <w:t>Preface</w:t>
            </w:r>
            <w:r w:rsidR="00122F44">
              <w:rPr>
                <w:noProof/>
                <w:webHidden/>
              </w:rPr>
              <w:tab/>
            </w:r>
            <w:r>
              <w:rPr>
                <w:noProof/>
                <w:webHidden/>
              </w:rPr>
              <w:fldChar w:fldCharType="begin"/>
            </w:r>
            <w:r w:rsidR="00122F44">
              <w:rPr>
                <w:noProof/>
                <w:webHidden/>
              </w:rPr>
              <w:instrText xml:space="preserve"> PAGEREF _Toc61982312 \h </w:instrText>
            </w:r>
            <w:r>
              <w:rPr>
                <w:noProof/>
                <w:webHidden/>
              </w:rPr>
            </w:r>
            <w:r>
              <w:rPr>
                <w:noProof/>
                <w:webHidden/>
              </w:rPr>
              <w:fldChar w:fldCharType="separate"/>
            </w:r>
            <w:r w:rsidR="00122F44">
              <w:rPr>
                <w:noProof/>
                <w:webHidden/>
              </w:rPr>
              <w:t>4</w:t>
            </w:r>
            <w:r>
              <w:rPr>
                <w:noProof/>
                <w:webHidden/>
              </w:rPr>
              <w:fldChar w:fldCharType="end"/>
            </w:r>
          </w:hyperlink>
        </w:p>
        <w:p w:rsidR="00122F44" w:rsidRDefault="003141C0">
          <w:pPr>
            <w:pStyle w:val="TOC2"/>
            <w:tabs>
              <w:tab w:val="right" w:leader="dot" w:pos="9350"/>
            </w:tabs>
            <w:rPr>
              <w:rFonts w:eastAsiaTheme="minorEastAsia"/>
              <w:noProof/>
            </w:rPr>
          </w:pPr>
          <w:hyperlink w:anchor="_Toc61982313" w:history="1">
            <w:r w:rsidR="00122F44" w:rsidRPr="001C6E54">
              <w:rPr>
                <w:rStyle w:val="Hyperlink"/>
                <w:noProof/>
              </w:rPr>
              <w:t>About this Manual</w:t>
            </w:r>
            <w:r w:rsidR="00122F44">
              <w:rPr>
                <w:noProof/>
                <w:webHidden/>
              </w:rPr>
              <w:tab/>
            </w:r>
            <w:r>
              <w:rPr>
                <w:noProof/>
                <w:webHidden/>
              </w:rPr>
              <w:fldChar w:fldCharType="begin"/>
            </w:r>
            <w:r w:rsidR="00122F44">
              <w:rPr>
                <w:noProof/>
                <w:webHidden/>
              </w:rPr>
              <w:instrText xml:space="preserve"> PAGEREF _Toc61982313 \h </w:instrText>
            </w:r>
            <w:r>
              <w:rPr>
                <w:noProof/>
                <w:webHidden/>
              </w:rPr>
            </w:r>
            <w:r>
              <w:rPr>
                <w:noProof/>
                <w:webHidden/>
              </w:rPr>
              <w:fldChar w:fldCharType="separate"/>
            </w:r>
            <w:r w:rsidR="00122F44">
              <w:rPr>
                <w:noProof/>
                <w:webHidden/>
              </w:rPr>
              <w:t>4</w:t>
            </w:r>
            <w:r>
              <w:rPr>
                <w:noProof/>
                <w:webHidden/>
              </w:rPr>
              <w:fldChar w:fldCharType="end"/>
            </w:r>
          </w:hyperlink>
        </w:p>
        <w:p w:rsidR="00122F44" w:rsidRDefault="003141C0">
          <w:pPr>
            <w:pStyle w:val="TOC2"/>
            <w:tabs>
              <w:tab w:val="right" w:leader="dot" w:pos="9350"/>
            </w:tabs>
            <w:rPr>
              <w:rFonts w:eastAsiaTheme="minorEastAsia"/>
              <w:noProof/>
            </w:rPr>
          </w:pPr>
          <w:hyperlink w:anchor="_Toc61982314" w:history="1">
            <w:r w:rsidR="00122F44" w:rsidRPr="001C6E54">
              <w:rPr>
                <w:rStyle w:val="Hyperlink"/>
                <w:noProof/>
              </w:rPr>
              <w:t>Document Purpose</w:t>
            </w:r>
            <w:r w:rsidR="00122F44">
              <w:rPr>
                <w:noProof/>
                <w:webHidden/>
              </w:rPr>
              <w:tab/>
            </w:r>
            <w:r>
              <w:rPr>
                <w:noProof/>
                <w:webHidden/>
              </w:rPr>
              <w:fldChar w:fldCharType="begin"/>
            </w:r>
            <w:r w:rsidR="00122F44">
              <w:rPr>
                <w:noProof/>
                <w:webHidden/>
              </w:rPr>
              <w:instrText xml:space="preserve"> PAGEREF _Toc61982314 \h </w:instrText>
            </w:r>
            <w:r>
              <w:rPr>
                <w:noProof/>
                <w:webHidden/>
              </w:rPr>
            </w:r>
            <w:r>
              <w:rPr>
                <w:noProof/>
                <w:webHidden/>
              </w:rPr>
              <w:fldChar w:fldCharType="separate"/>
            </w:r>
            <w:r w:rsidR="00122F44">
              <w:rPr>
                <w:noProof/>
                <w:webHidden/>
              </w:rPr>
              <w:t>4</w:t>
            </w:r>
            <w:r>
              <w:rPr>
                <w:noProof/>
                <w:webHidden/>
              </w:rPr>
              <w:fldChar w:fldCharType="end"/>
            </w:r>
          </w:hyperlink>
        </w:p>
        <w:p w:rsidR="00122F44" w:rsidRDefault="003141C0">
          <w:pPr>
            <w:pStyle w:val="TOC2"/>
            <w:tabs>
              <w:tab w:val="right" w:leader="dot" w:pos="9350"/>
            </w:tabs>
            <w:rPr>
              <w:rFonts w:eastAsiaTheme="minorEastAsia"/>
              <w:noProof/>
            </w:rPr>
          </w:pPr>
          <w:hyperlink w:anchor="_Toc61982315" w:history="1">
            <w:r w:rsidR="00122F44" w:rsidRPr="001C6E54">
              <w:rPr>
                <w:rStyle w:val="Hyperlink"/>
                <w:noProof/>
              </w:rPr>
              <w:t>Audience</w:t>
            </w:r>
            <w:r w:rsidR="00122F44">
              <w:rPr>
                <w:noProof/>
                <w:webHidden/>
              </w:rPr>
              <w:tab/>
            </w:r>
            <w:r>
              <w:rPr>
                <w:noProof/>
                <w:webHidden/>
              </w:rPr>
              <w:fldChar w:fldCharType="begin"/>
            </w:r>
            <w:r w:rsidR="00122F44">
              <w:rPr>
                <w:noProof/>
                <w:webHidden/>
              </w:rPr>
              <w:instrText xml:space="preserve"> PAGEREF _Toc61982315 \h </w:instrText>
            </w:r>
            <w:r>
              <w:rPr>
                <w:noProof/>
                <w:webHidden/>
              </w:rPr>
            </w:r>
            <w:r>
              <w:rPr>
                <w:noProof/>
                <w:webHidden/>
              </w:rPr>
              <w:fldChar w:fldCharType="separate"/>
            </w:r>
            <w:r w:rsidR="00122F44">
              <w:rPr>
                <w:noProof/>
                <w:webHidden/>
              </w:rPr>
              <w:t>4</w:t>
            </w:r>
            <w:r>
              <w:rPr>
                <w:noProof/>
                <w:webHidden/>
              </w:rPr>
              <w:fldChar w:fldCharType="end"/>
            </w:r>
          </w:hyperlink>
        </w:p>
        <w:p w:rsidR="00122F44" w:rsidRDefault="003141C0">
          <w:pPr>
            <w:pStyle w:val="TOC1"/>
            <w:tabs>
              <w:tab w:val="right" w:leader="dot" w:pos="9350"/>
            </w:tabs>
            <w:rPr>
              <w:rFonts w:eastAsiaTheme="minorEastAsia"/>
              <w:noProof/>
            </w:rPr>
          </w:pPr>
          <w:hyperlink w:anchor="_Toc61982316" w:history="1">
            <w:r w:rsidR="00122F44" w:rsidRPr="001C6E54">
              <w:rPr>
                <w:rStyle w:val="Hyperlink"/>
                <w:noProof/>
              </w:rPr>
              <w:t>Revision History</w:t>
            </w:r>
            <w:r w:rsidR="00122F44">
              <w:rPr>
                <w:noProof/>
                <w:webHidden/>
              </w:rPr>
              <w:tab/>
            </w:r>
            <w:r>
              <w:rPr>
                <w:noProof/>
                <w:webHidden/>
              </w:rPr>
              <w:fldChar w:fldCharType="begin"/>
            </w:r>
            <w:r w:rsidR="00122F44">
              <w:rPr>
                <w:noProof/>
                <w:webHidden/>
              </w:rPr>
              <w:instrText xml:space="preserve"> PAGEREF _Toc61982316 \h </w:instrText>
            </w:r>
            <w:r>
              <w:rPr>
                <w:noProof/>
                <w:webHidden/>
              </w:rPr>
            </w:r>
            <w:r>
              <w:rPr>
                <w:noProof/>
                <w:webHidden/>
              </w:rPr>
              <w:fldChar w:fldCharType="separate"/>
            </w:r>
            <w:r w:rsidR="00122F44">
              <w:rPr>
                <w:noProof/>
                <w:webHidden/>
              </w:rPr>
              <w:t>4</w:t>
            </w:r>
            <w:r>
              <w:rPr>
                <w:noProof/>
                <w:webHidden/>
              </w:rPr>
              <w:fldChar w:fldCharType="end"/>
            </w:r>
          </w:hyperlink>
        </w:p>
        <w:p w:rsidR="00122F44" w:rsidRDefault="003141C0">
          <w:pPr>
            <w:pStyle w:val="TOC1"/>
            <w:tabs>
              <w:tab w:val="right" w:leader="dot" w:pos="9350"/>
            </w:tabs>
            <w:rPr>
              <w:rFonts w:eastAsiaTheme="minorEastAsia"/>
              <w:noProof/>
            </w:rPr>
          </w:pPr>
          <w:hyperlink w:anchor="_Toc61982317" w:history="1">
            <w:r w:rsidR="00122F44" w:rsidRPr="001C6E54">
              <w:rPr>
                <w:rStyle w:val="Hyperlink"/>
                <w:noProof/>
              </w:rPr>
              <w:t>Introduction to WordPress</w:t>
            </w:r>
            <w:r w:rsidR="00122F44">
              <w:rPr>
                <w:noProof/>
                <w:webHidden/>
              </w:rPr>
              <w:tab/>
            </w:r>
            <w:r>
              <w:rPr>
                <w:noProof/>
                <w:webHidden/>
              </w:rPr>
              <w:fldChar w:fldCharType="begin"/>
            </w:r>
            <w:r w:rsidR="00122F44">
              <w:rPr>
                <w:noProof/>
                <w:webHidden/>
              </w:rPr>
              <w:instrText xml:space="preserve"> PAGEREF _Toc61982317 \h </w:instrText>
            </w:r>
            <w:r>
              <w:rPr>
                <w:noProof/>
                <w:webHidden/>
              </w:rPr>
            </w:r>
            <w:r>
              <w:rPr>
                <w:noProof/>
                <w:webHidden/>
              </w:rPr>
              <w:fldChar w:fldCharType="separate"/>
            </w:r>
            <w:r w:rsidR="00122F44">
              <w:rPr>
                <w:noProof/>
                <w:webHidden/>
              </w:rPr>
              <w:t>7</w:t>
            </w:r>
            <w:r>
              <w:rPr>
                <w:noProof/>
                <w:webHidden/>
              </w:rPr>
              <w:fldChar w:fldCharType="end"/>
            </w:r>
          </w:hyperlink>
        </w:p>
        <w:p w:rsidR="00122F44" w:rsidRDefault="003141C0">
          <w:pPr>
            <w:pStyle w:val="TOC2"/>
            <w:tabs>
              <w:tab w:val="right" w:leader="dot" w:pos="9350"/>
            </w:tabs>
            <w:rPr>
              <w:rFonts w:eastAsiaTheme="minorEastAsia"/>
              <w:noProof/>
            </w:rPr>
          </w:pPr>
          <w:hyperlink w:anchor="_Toc61982318" w:history="1">
            <w:r w:rsidR="00122F44" w:rsidRPr="001C6E54">
              <w:rPr>
                <w:rStyle w:val="Hyperlink"/>
                <w:rFonts w:ascii="Georgia" w:hAnsi="Georgia"/>
                <w:noProof/>
              </w:rPr>
              <w:t>Benefits</w:t>
            </w:r>
            <w:r w:rsidR="00122F44">
              <w:rPr>
                <w:noProof/>
                <w:webHidden/>
              </w:rPr>
              <w:tab/>
            </w:r>
            <w:r>
              <w:rPr>
                <w:noProof/>
                <w:webHidden/>
              </w:rPr>
              <w:fldChar w:fldCharType="begin"/>
            </w:r>
            <w:r w:rsidR="00122F44">
              <w:rPr>
                <w:noProof/>
                <w:webHidden/>
              </w:rPr>
              <w:instrText xml:space="preserve"> PAGEREF _Toc61982318 \h </w:instrText>
            </w:r>
            <w:r>
              <w:rPr>
                <w:noProof/>
                <w:webHidden/>
              </w:rPr>
            </w:r>
            <w:r>
              <w:rPr>
                <w:noProof/>
                <w:webHidden/>
              </w:rPr>
              <w:fldChar w:fldCharType="separate"/>
            </w:r>
            <w:r w:rsidR="00122F44">
              <w:rPr>
                <w:noProof/>
                <w:webHidden/>
              </w:rPr>
              <w:t>7</w:t>
            </w:r>
            <w:r>
              <w:rPr>
                <w:noProof/>
                <w:webHidden/>
              </w:rPr>
              <w:fldChar w:fldCharType="end"/>
            </w:r>
          </w:hyperlink>
        </w:p>
        <w:p w:rsidR="00122F44" w:rsidRDefault="003141C0">
          <w:pPr>
            <w:pStyle w:val="TOC1"/>
            <w:tabs>
              <w:tab w:val="right" w:leader="dot" w:pos="9350"/>
            </w:tabs>
            <w:rPr>
              <w:rFonts w:eastAsiaTheme="minorEastAsia"/>
              <w:noProof/>
            </w:rPr>
          </w:pPr>
          <w:hyperlink w:anchor="_Toc61982319" w:history="1">
            <w:r w:rsidR="00122F44" w:rsidRPr="001C6E54">
              <w:rPr>
                <w:rStyle w:val="Hyperlink"/>
                <w:noProof/>
              </w:rPr>
              <w:t>Login</w:t>
            </w:r>
            <w:r w:rsidR="00122F44">
              <w:rPr>
                <w:noProof/>
                <w:webHidden/>
              </w:rPr>
              <w:tab/>
            </w:r>
            <w:r>
              <w:rPr>
                <w:noProof/>
                <w:webHidden/>
              </w:rPr>
              <w:fldChar w:fldCharType="begin"/>
            </w:r>
            <w:r w:rsidR="00122F44">
              <w:rPr>
                <w:noProof/>
                <w:webHidden/>
              </w:rPr>
              <w:instrText xml:space="preserve"> PAGEREF _Toc61982319 \h </w:instrText>
            </w:r>
            <w:r>
              <w:rPr>
                <w:noProof/>
                <w:webHidden/>
              </w:rPr>
            </w:r>
            <w:r>
              <w:rPr>
                <w:noProof/>
                <w:webHidden/>
              </w:rPr>
              <w:fldChar w:fldCharType="separate"/>
            </w:r>
            <w:r w:rsidR="00122F44">
              <w:rPr>
                <w:noProof/>
                <w:webHidden/>
              </w:rPr>
              <w:t>7</w:t>
            </w:r>
            <w:r>
              <w:rPr>
                <w:noProof/>
                <w:webHidden/>
              </w:rPr>
              <w:fldChar w:fldCharType="end"/>
            </w:r>
          </w:hyperlink>
        </w:p>
        <w:p w:rsidR="00122F44" w:rsidRDefault="003141C0">
          <w:pPr>
            <w:pStyle w:val="TOC1"/>
            <w:tabs>
              <w:tab w:val="right" w:leader="dot" w:pos="9350"/>
            </w:tabs>
            <w:rPr>
              <w:rFonts w:eastAsiaTheme="minorEastAsia"/>
              <w:noProof/>
            </w:rPr>
          </w:pPr>
          <w:hyperlink w:anchor="_Toc61982320" w:history="1">
            <w:r w:rsidR="00122F44" w:rsidRPr="001C6E54">
              <w:rPr>
                <w:rStyle w:val="Hyperlink"/>
                <w:noProof/>
              </w:rPr>
              <w:t>The Dashboard</w:t>
            </w:r>
            <w:r w:rsidR="00122F44">
              <w:rPr>
                <w:noProof/>
                <w:webHidden/>
              </w:rPr>
              <w:tab/>
            </w:r>
            <w:r>
              <w:rPr>
                <w:noProof/>
                <w:webHidden/>
              </w:rPr>
              <w:fldChar w:fldCharType="begin"/>
            </w:r>
            <w:r w:rsidR="00122F44">
              <w:rPr>
                <w:noProof/>
                <w:webHidden/>
              </w:rPr>
              <w:instrText xml:space="preserve"> PAGEREF _Toc61982320 \h </w:instrText>
            </w:r>
            <w:r>
              <w:rPr>
                <w:noProof/>
                <w:webHidden/>
              </w:rPr>
            </w:r>
            <w:r>
              <w:rPr>
                <w:noProof/>
                <w:webHidden/>
              </w:rPr>
              <w:fldChar w:fldCharType="separate"/>
            </w:r>
            <w:r w:rsidR="00122F44">
              <w:rPr>
                <w:noProof/>
                <w:webHidden/>
              </w:rPr>
              <w:t>11</w:t>
            </w:r>
            <w:r>
              <w:rPr>
                <w:noProof/>
                <w:webHidden/>
              </w:rPr>
              <w:fldChar w:fldCharType="end"/>
            </w:r>
          </w:hyperlink>
        </w:p>
        <w:p w:rsidR="00122F44" w:rsidRDefault="003141C0">
          <w:pPr>
            <w:pStyle w:val="TOC2"/>
            <w:tabs>
              <w:tab w:val="right" w:leader="dot" w:pos="9350"/>
            </w:tabs>
            <w:rPr>
              <w:rFonts w:eastAsiaTheme="minorEastAsia"/>
              <w:noProof/>
            </w:rPr>
          </w:pPr>
          <w:hyperlink w:anchor="_Toc61982321" w:history="1">
            <w:r w:rsidR="00122F44" w:rsidRPr="001C6E54">
              <w:rPr>
                <w:rStyle w:val="Hyperlink"/>
                <w:noProof/>
              </w:rPr>
              <w:t>Dashboard Menu Options</w:t>
            </w:r>
            <w:r w:rsidR="00122F44">
              <w:rPr>
                <w:noProof/>
                <w:webHidden/>
              </w:rPr>
              <w:tab/>
            </w:r>
            <w:r>
              <w:rPr>
                <w:noProof/>
                <w:webHidden/>
              </w:rPr>
              <w:fldChar w:fldCharType="begin"/>
            </w:r>
            <w:r w:rsidR="00122F44">
              <w:rPr>
                <w:noProof/>
                <w:webHidden/>
              </w:rPr>
              <w:instrText xml:space="preserve"> PAGEREF _Toc61982321 \h </w:instrText>
            </w:r>
            <w:r>
              <w:rPr>
                <w:noProof/>
                <w:webHidden/>
              </w:rPr>
            </w:r>
            <w:r>
              <w:rPr>
                <w:noProof/>
                <w:webHidden/>
              </w:rPr>
              <w:fldChar w:fldCharType="separate"/>
            </w:r>
            <w:r w:rsidR="00122F44">
              <w:rPr>
                <w:noProof/>
                <w:webHidden/>
              </w:rPr>
              <w:t>11</w:t>
            </w:r>
            <w:r>
              <w:rPr>
                <w:noProof/>
                <w:webHidden/>
              </w:rPr>
              <w:fldChar w:fldCharType="end"/>
            </w:r>
          </w:hyperlink>
        </w:p>
        <w:p w:rsidR="00122F44" w:rsidRDefault="003141C0">
          <w:pPr>
            <w:pStyle w:val="TOC2"/>
            <w:tabs>
              <w:tab w:val="right" w:leader="dot" w:pos="9350"/>
            </w:tabs>
            <w:rPr>
              <w:rFonts w:eastAsiaTheme="minorEastAsia"/>
              <w:noProof/>
            </w:rPr>
          </w:pPr>
          <w:hyperlink w:anchor="_Toc61982322" w:history="1">
            <w:r w:rsidR="00122F44" w:rsidRPr="001C6E54">
              <w:rPr>
                <w:rStyle w:val="Hyperlink"/>
                <w:noProof/>
              </w:rPr>
              <w:t>Toolbar</w:t>
            </w:r>
            <w:r w:rsidR="00122F44">
              <w:rPr>
                <w:noProof/>
                <w:webHidden/>
              </w:rPr>
              <w:tab/>
            </w:r>
            <w:r>
              <w:rPr>
                <w:noProof/>
                <w:webHidden/>
              </w:rPr>
              <w:fldChar w:fldCharType="begin"/>
            </w:r>
            <w:r w:rsidR="00122F44">
              <w:rPr>
                <w:noProof/>
                <w:webHidden/>
              </w:rPr>
              <w:instrText xml:space="preserve"> PAGEREF _Toc61982322 \h </w:instrText>
            </w:r>
            <w:r>
              <w:rPr>
                <w:noProof/>
                <w:webHidden/>
              </w:rPr>
            </w:r>
            <w:r>
              <w:rPr>
                <w:noProof/>
                <w:webHidden/>
              </w:rPr>
              <w:fldChar w:fldCharType="separate"/>
            </w:r>
            <w:r w:rsidR="00122F44">
              <w:rPr>
                <w:noProof/>
                <w:webHidden/>
              </w:rPr>
              <w:t>13</w:t>
            </w:r>
            <w:r>
              <w:rPr>
                <w:noProof/>
                <w:webHidden/>
              </w:rPr>
              <w:fldChar w:fldCharType="end"/>
            </w:r>
          </w:hyperlink>
        </w:p>
        <w:p w:rsidR="00122F44" w:rsidRDefault="003141C0">
          <w:pPr>
            <w:pStyle w:val="TOC1"/>
            <w:tabs>
              <w:tab w:val="right" w:leader="dot" w:pos="9350"/>
            </w:tabs>
            <w:rPr>
              <w:rFonts w:eastAsiaTheme="minorEastAsia"/>
              <w:noProof/>
            </w:rPr>
          </w:pPr>
          <w:hyperlink w:anchor="_Toc61982323" w:history="1">
            <w:r w:rsidR="00122F44" w:rsidRPr="001C6E54">
              <w:rPr>
                <w:rStyle w:val="Hyperlink"/>
                <w:noProof/>
              </w:rPr>
              <w:t>Posts versus Pages</w:t>
            </w:r>
            <w:r w:rsidR="00122F44">
              <w:rPr>
                <w:noProof/>
                <w:webHidden/>
              </w:rPr>
              <w:tab/>
            </w:r>
            <w:r>
              <w:rPr>
                <w:noProof/>
                <w:webHidden/>
              </w:rPr>
              <w:fldChar w:fldCharType="begin"/>
            </w:r>
            <w:r w:rsidR="00122F44">
              <w:rPr>
                <w:noProof/>
                <w:webHidden/>
              </w:rPr>
              <w:instrText xml:space="preserve"> PAGEREF _Toc61982323 \h </w:instrText>
            </w:r>
            <w:r>
              <w:rPr>
                <w:noProof/>
                <w:webHidden/>
              </w:rPr>
            </w:r>
            <w:r>
              <w:rPr>
                <w:noProof/>
                <w:webHidden/>
              </w:rPr>
              <w:fldChar w:fldCharType="separate"/>
            </w:r>
            <w:r w:rsidR="00122F44">
              <w:rPr>
                <w:noProof/>
                <w:webHidden/>
              </w:rPr>
              <w:t>16</w:t>
            </w:r>
            <w:r>
              <w:rPr>
                <w:noProof/>
                <w:webHidden/>
              </w:rPr>
              <w:fldChar w:fldCharType="end"/>
            </w:r>
          </w:hyperlink>
        </w:p>
        <w:p w:rsidR="00122F44" w:rsidRDefault="003141C0">
          <w:pPr>
            <w:pStyle w:val="TOC2"/>
            <w:tabs>
              <w:tab w:val="right" w:leader="dot" w:pos="9350"/>
            </w:tabs>
            <w:rPr>
              <w:rFonts w:eastAsiaTheme="minorEastAsia"/>
              <w:noProof/>
            </w:rPr>
          </w:pPr>
          <w:hyperlink w:anchor="_Toc61982324" w:history="1">
            <w:r w:rsidR="00122F44" w:rsidRPr="001C6E54">
              <w:rPr>
                <w:rStyle w:val="Hyperlink"/>
                <w:noProof/>
              </w:rPr>
              <w:t>Pages</w:t>
            </w:r>
            <w:r w:rsidR="00122F44">
              <w:rPr>
                <w:noProof/>
                <w:webHidden/>
              </w:rPr>
              <w:tab/>
            </w:r>
            <w:r>
              <w:rPr>
                <w:noProof/>
                <w:webHidden/>
              </w:rPr>
              <w:fldChar w:fldCharType="begin"/>
            </w:r>
            <w:r w:rsidR="00122F44">
              <w:rPr>
                <w:noProof/>
                <w:webHidden/>
              </w:rPr>
              <w:instrText xml:space="preserve"> PAGEREF _Toc61982324 \h </w:instrText>
            </w:r>
            <w:r>
              <w:rPr>
                <w:noProof/>
                <w:webHidden/>
              </w:rPr>
            </w:r>
            <w:r>
              <w:rPr>
                <w:noProof/>
                <w:webHidden/>
              </w:rPr>
              <w:fldChar w:fldCharType="separate"/>
            </w:r>
            <w:r w:rsidR="00122F44">
              <w:rPr>
                <w:noProof/>
                <w:webHidden/>
              </w:rPr>
              <w:t>16</w:t>
            </w:r>
            <w:r>
              <w:rPr>
                <w:noProof/>
                <w:webHidden/>
              </w:rPr>
              <w:fldChar w:fldCharType="end"/>
            </w:r>
          </w:hyperlink>
        </w:p>
        <w:p w:rsidR="00122F44" w:rsidRDefault="003141C0">
          <w:pPr>
            <w:pStyle w:val="TOC2"/>
            <w:tabs>
              <w:tab w:val="right" w:leader="dot" w:pos="9350"/>
            </w:tabs>
            <w:rPr>
              <w:rFonts w:eastAsiaTheme="minorEastAsia"/>
              <w:noProof/>
            </w:rPr>
          </w:pPr>
          <w:hyperlink w:anchor="_Toc61982325" w:history="1">
            <w:r w:rsidR="00122F44" w:rsidRPr="001C6E54">
              <w:rPr>
                <w:rStyle w:val="Hyperlink"/>
                <w:rFonts w:ascii="Arial" w:hAnsi="Arial" w:cs="Arial"/>
                <w:noProof/>
              </w:rPr>
              <w:t>Edit</w:t>
            </w:r>
            <w:r w:rsidR="00122F44">
              <w:rPr>
                <w:noProof/>
                <w:webHidden/>
              </w:rPr>
              <w:tab/>
            </w:r>
            <w:r>
              <w:rPr>
                <w:noProof/>
                <w:webHidden/>
              </w:rPr>
              <w:fldChar w:fldCharType="begin"/>
            </w:r>
            <w:r w:rsidR="00122F44">
              <w:rPr>
                <w:noProof/>
                <w:webHidden/>
              </w:rPr>
              <w:instrText xml:space="preserve"> PAGEREF _Toc61982325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26" w:history="1">
            <w:r w:rsidR="00122F44" w:rsidRPr="001C6E54">
              <w:rPr>
                <w:rStyle w:val="Hyperlink"/>
                <w:rFonts w:ascii="Arial" w:hAnsi="Arial" w:cs="Arial"/>
                <w:noProof/>
              </w:rPr>
              <w:t>To edit the page</w:t>
            </w:r>
            <w:r w:rsidR="00122F44">
              <w:rPr>
                <w:noProof/>
                <w:webHidden/>
              </w:rPr>
              <w:tab/>
            </w:r>
            <w:r>
              <w:rPr>
                <w:noProof/>
                <w:webHidden/>
              </w:rPr>
              <w:fldChar w:fldCharType="begin"/>
            </w:r>
            <w:r w:rsidR="00122F44">
              <w:rPr>
                <w:noProof/>
                <w:webHidden/>
              </w:rPr>
              <w:instrText xml:space="preserve"> PAGEREF _Toc61982326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27" w:history="1">
            <w:r w:rsidR="00122F44" w:rsidRPr="001C6E54">
              <w:rPr>
                <w:rStyle w:val="Hyperlink"/>
                <w:rFonts w:ascii="Arial" w:hAnsi="Arial" w:cs="Arial"/>
                <w:noProof/>
              </w:rPr>
              <w:t>View Page</w:t>
            </w:r>
            <w:r w:rsidR="00122F44">
              <w:rPr>
                <w:noProof/>
                <w:webHidden/>
              </w:rPr>
              <w:tab/>
            </w:r>
            <w:r>
              <w:rPr>
                <w:noProof/>
                <w:webHidden/>
              </w:rPr>
              <w:fldChar w:fldCharType="begin"/>
            </w:r>
            <w:r w:rsidR="00122F44">
              <w:rPr>
                <w:noProof/>
                <w:webHidden/>
              </w:rPr>
              <w:instrText xml:space="preserve"> PAGEREF _Toc61982327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28" w:history="1">
            <w:r w:rsidR="00122F44" w:rsidRPr="001C6E54">
              <w:rPr>
                <w:rStyle w:val="Hyperlink"/>
                <w:rFonts w:ascii="Arial" w:hAnsi="Arial" w:cs="Arial"/>
                <w:noProof/>
              </w:rPr>
              <w:t>To preview the page on different devices and platforms</w:t>
            </w:r>
            <w:r w:rsidR="00122F44">
              <w:rPr>
                <w:noProof/>
                <w:webHidden/>
              </w:rPr>
              <w:tab/>
            </w:r>
            <w:r>
              <w:rPr>
                <w:noProof/>
                <w:webHidden/>
              </w:rPr>
              <w:fldChar w:fldCharType="begin"/>
            </w:r>
            <w:r w:rsidR="00122F44">
              <w:rPr>
                <w:noProof/>
                <w:webHidden/>
              </w:rPr>
              <w:instrText xml:space="preserve"> PAGEREF _Toc61982328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29" w:history="1">
            <w:r w:rsidR="00122F44" w:rsidRPr="001C6E54">
              <w:rPr>
                <w:rStyle w:val="Hyperlink"/>
                <w:rFonts w:ascii="Arial" w:hAnsi="Arial" w:cs="Arial"/>
                <w:noProof/>
              </w:rPr>
              <w:t>Copy Link</w:t>
            </w:r>
            <w:r w:rsidR="00122F44">
              <w:rPr>
                <w:noProof/>
                <w:webHidden/>
              </w:rPr>
              <w:tab/>
            </w:r>
            <w:r>
              <w:rPr>
                <w:noProof/>
                <w:webHidden/>
              </w:rPr>
              <w:fldChar w:fldCharType="begin"/>
            </w:r>
            <w:r w:rsidR="00122F44">
              <w:rPr>
                <w:noProof/>
                <w:webHidden/>
              </w:rPr>
              <w:instrText xml:space="preserve"> PAGEREF _Toc61982329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30" w:history="1">
            <w:r w:rsidR="00122F44" w:rsidRPr="001C6E54">
              <w:rPr>
                <w:rStyle w:val="Hyperlink"/>
                <w:rFonts w:ascii="Arial" w:hAnsi="Arial" w:cs="Arial"/>
                <w:noProof/>
              </w:rPr>
              <w:t>To copy the block link and share on various platforms</w:t>
            </w:r>
            <w:r w:rsidR="00122F44">
              <w:rPr>
                <w:noProof/>
                <w:webHidden/>
              </w:rPr>
              <w:tab/>
            </w:r>
            <w:r>
              <w:rPr>
                <w:noProof/>
                <w:webHidden/>
              </w:rPr>
              <w:fldChar w:fldCharType="begin"/>
            </w:r>
            <w:r w:rsidR="00122F44">
              <w:rPr>
                <w:noProof/>
                <w:webHidden/>
              </w:rPr>
              <w:instrText xml:space="preserve"> PAGEREF _Toc61982330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31" w:history="1">
            <w:r w:rsidR="00122F44" w:rsidRPr="001C6E54">
              <w:rPr>
                <w:rStyle w:val="Hyperlink"/>
                <w:rFonts w:ascii="Arial" w:hAnsi="Arial" w:cs="Arial"/>
                <w:noProof/>
              </w:rPr>
              <w:t>Set as Homepage</w:t>
            </w:r>
            <w:r w:rsidR="00122F44">
              <w:rPr>
                <w:noProof/>
                <w:webHidden/>
              </w:rPr>
              <w:tab/>
            </w:r>
            <w:r>
              <w:rPr>
                <w:noProof/>
                <w:webHidden/>
              </w:rPr>
              <w:fldChar w:fldCharType="begin"/>
            </w:r>
            <w:r w:rsidR="00122F44">
              <w:rPr>
                <w:noProof/>
                <w:webHidden/>
              </w:rPr>
              <w:instrText xml:space="preserve"> PAGEREF _Toc61982331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32" w:history="1">
            <w:r w:rsidR="00122F44" w:rsidRPr="001C6E54">
              <w:rPr>
                <w:rStyle w:val="Hyperlink"/>
                <w:rFonts w:ascii="Arial" w:hAnsi="Arial" w:cs="Arial"/>
                <w:noProof/>
              </w:rPr>
              <w:t>To set Blog/Page as homepage. Displayed on main dashboard</w:t>
            </w:r>
            <w:r w:rsidR="00122F44">
              <w:rPr>
                <w:noProof/>
                <w:webHidden/>
              </w:rPr>
              <w:tab/>
            </w:r>
            <w:r>
              <w:rPr>
                <w:noProof/>
                <w:webHidden/>
              </w:rPr>
              <w:fldChar w:fldCharType="begin"/>
            </w:r>
            <w:r w:rsidR="00122F44">
              <w:rPr>
                <w:noProof/>
                <w:webHidden/>
              </w:rPr>
              <w:instrText xml:space="preserve"> PAGEREF _Toc61982332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33" w:history="1">
            <w:r w:rsidR="00122F44" w:rsidRPr="001C6E54">
              <w:rPr>
                <w:rStyle w:val="Hyperlink"/>
                <w:rFonts w:ascii="Arial" w:hAnsi="Arial" w:cs="Arial"/>
                <w:noProof/>
              </w:rPr>
              <w:t>Trash</w:t>
            </w:r>
            <w:r w:rsidR="00122F44">
              <w:rPr>
                <w:noProof/>
                <w:webHidden/>
              </w:rPr>
              <w:tab/>
            </w:r>
            <w:r>
              <w:rPr>
                <w:noProof/>
                <w:webHidden/>
              </w:rPr>
              <w:fldChar w:fldCharType="begin"/>
            </w:r>
            <w:r w:rsidR="00122F44">
              <w:rPr>
                <w:noProof/>
                <w:webHidden/>
              </w:rPr>
              <w:instrText xml:space="preserve"> PAGEREF _Toc61982333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34" w:history="1">
            <w:r w:rsidR="00122F44" w:rsidRPr="001C6E54">
              <w:rPr>
                <w:rStyle w:val="Hyperlink"/>
                <w:rFonts w:ascii="Arial" w:hAnsi="Arial" w:cs="Arial"/>
                <w:noProof/>
              </w:rPr>
              <w:t>To send page to Trash. Once the trash is empty, the page is deleted</w:t>
            </w:r>
            <w:r w:rsidR="00122F44">
              <w:rPr>
                <w:noProof/>
                <w:webHidden/>
              </w:rPr>
              <w:tab/>
            </w:r>
            <w:r>
              <w:rPr>
                <w:noProof/>
                <w:webHidden/>
              </w:rPr>
              <w:fldChar w:fldCharType="begin"/>
            </w:r>
            <w:r w:rsidR="00122F44">
              <w:rPr>
                <w:noProof/>
                <w:webHidden/>
              </w:rPr>
              <w:instrText xml:space="preserve"> PAGEREF _Toc61982334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2"/>
            <w:tabs>
              <w:tab w:val="right" w:leader="dot" w:pos="9350"/>
            </w:tabs>
            <w:rPr>
              <w:rFonts w:eastAsiaTheme="minorEastAsia"/>
              <w:noProof/>
            </w:rPr>
          </w:pPr>
          <w:hyperlink w:anchor="_Toc61982335" w:history="1">
            <w:r w:rsidR="00122F44" w:rsidRPr="001C6E54">
              <w:rPr>
                <w:rStyle w:val="Hyperlink"/>
                <w:noProof/>
              </w:rPr>
              <w:t>Posts</w:t>
            </w:r>
            <w:r w:rsidR="00122F44">
              <w:rPr>
                <w:noProof/>
                <w:webHidden/>
              </w:rPr>
              <w:tab/>
            </w:r>
            <w:r>
              <w:rPr>
                <w:noProof/>
                <w:webHidden/>
              </w:rPr>
              <w:fldChar w:fldCharType="begin"/>
            </w:r>
            <w:r w:rsidR="00122F44">
              <w:rPr>
                <w:noProof/>
                <w:webHidden/>
              </w:rPr>
              <w:instrText xml:space="preserve"> PAGEREF _Toc61982335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OC1"/>
            <w:tabs>
              <w:tab w:val="right" w:leader="dot" w:pos="9350"/>
            </w:tabs>
            <w:rPr>
              <w:rFonts w:eastAsiaTheme="minorEastAsia"/>
              <w:noProof/>
            </w:rPr>
          </w:pPr>
          <w:hyperlink w:anchor="_Toc61982336" w:history="1">
            <w:r w:rsidR="00122F44" w:rsidRPr="001C6E54">
              <w:rPr>
                <w:rStyle w:val="Hyperlink"/>
                <w:noProof/>
              </w:rPr>
              <w:t>Adding your Site Content</w:t>
            </w:r>
            <w:r w:rsidR="00122F44">
              <w:rPr>
                <w:noProof/>
                <w:webHidden/>
              </w:rPr>
              <w:tab/>
            </w:r>
            <w:r>
              <w:rPr>
                <w:noProof/>
                <w:webHidden/>
              </w:rPr>
              <w:fldChar w:fldCharType="begin"/>
            </w:r>
            <w:r w:rsidR="00122F44">
              <w:rPr>
                <w:noProof/>
                <w:webHidden/>
              </w:rPr>
              <w:instrText xml:space="preserve"> PAGEREF _Toc61982336 \h </w:instrText>
            </w:r>
            <w:r>
              <w:rPr>
                <w:noProof/>
                <w:webHidden/>
              </w:rPr>
            </w:r>
            <w:r>
              <w:rPr>
                <w:noProof/>
                <w:webHidden/>
              </w:rPr>
              <w:fldChar w:fldCharType="separate"/>
            </w:r>
            <w:r w:rsidR="00122F44">
              <w:rPr>
                <w:noProof/>
                <w:webHidden/>
              </w:rPr>
              <w:t>18</w:t>
            </w:r>
            <w:r>
              <w:rPr>
                <w:noProof/>
                <w:webHidden/>
              </w:rPr>
              <w:fldChar w:fldCharType="end"/>
            </w:r>
          </w:hyperlink>
        </w:p>
        <w:p w:rsidR="00122F44" w:rsidRDefault="003141C0">
          <w:pPr>
            <w:pStyle w:val="TOC1"/>
            <w:tabs>
              <w:tab w:val="right" w:leader="dot" w:pos="9350"/>
            </w:tabs>
            <w:rPr>
              <w:rFonts w:eastAsiaTheme="minorEastAsia"/>
              <w:noProof/>
            </w:rPr>
          </w:pPr>
          <w:hyperlink w:anchor="_Toc61982337" w:history="1">
            <w:r w:rsidR="00122F44" w:rsidRPr="001C6E54">
              <w:rPr>
                <w:rStyle w:val="Hyperlink"/>
                <w:noProof/>
              </w:rPr>
              <w:t>Block Editor</w:t>
            </w:r>
            <w:r w:rsidR="00122F44">
              <w:rPr>
                <w:noProof/>
                <w:webHidden/>
              </w:rPr>
              <w:tab/>
            </w:r>
            <w:r>
              <w:rPr>
                <w:noProof/>
                <w:webHidden/>
              </w:rPr>
              <w:fldChar w:fldCharType="begin"/>
            </w:r>
            <w:r w:rsidR="00122F44">
              <w:rPr>
                <w:noProof/>
                <w:webHidden/>
              </w:rPr>
              <w:instrText xml:space="preserve"> PAGEREF _Toc61982337 \h </w:instrText>
            </w:r>
            <w:r>
              <w:rPr>
                <w:noProof/>
                <w:webHidden/>
              </w:rPr>
            </w:r>
            <w:r>
              <w:rPr>
                <w:noProof/>
                <w:webHidden/>
              </w:rPr>
              <w:fldChar w:fldCharType="separate"/>
            </w:r>
            <w:r w:rsidR="00122F44">
              <w:rPr>
                <w:noProof/>
                <w:webHidden/>
              </w:rPr>
              <w:t>18</w:t>
            </w:r>
            <w:r>
              <w:rPr>
                <w:noProof/>
                <w:webHidden/>
              </w:rPr>
              <w:fldChar w:fldCharType="end"/>
            </w:r>
          </w:hyperlink>
        </w:p>
        <w:p w:rsidR="00122F44" w:rsidRDefault="003141C0">
          <w:pPr>
            <w:pStyle w:val="TOC2"/>
            <w:tabs>
              <w:tab w:val="right" w:leader="dot" w:pos="9350"/>
            </w:tabs>
            <w:rPr>
              <w:rFonts w:eastAsiaTheme="minorEastAsia"/>
              <w:noProof/>
            </w:rPr>
          </w:pPr>
          <w:hyperlink w:anchor="_Toc61982338" w:history="1">
            <w:r w:rsidR="00122F44" w:rsidRPr="001C6E54">
              <w:rPr>
                <w:rStyle w:val="Hyperlink"/>
                <w:noProof/>
              </w:rPr>
              <w:t>Adding a New Page</w:t>
            </w:r>
            <w:r w:rsidR="00122F44">
              <w:rPr>
                <w:noProof/>
                <w:webHidden/>
              </w:rPr>
              <w:tab/>
            </w:r>
            <w:r>
              <w:rPr>
                <w:noProof/>
                <w:webHidden/>
              </w:rPr>
              <w:fldChar w:fldCharType="begin"/>
            </w:r>
            <w:r w:rsidR="00122F44">
              <w:rPr>
                <w:noProof/>
                <w:webHidden/>
              </w:rPr>
              <w:instrText xml:space="preserve"> PAGEREF _Toc61982338 \h </w:instrText>
            </w:r>
            <w:r>
              <w:rPr>
                <w:noProof/>
                <w:webHidden/>
              </w:rPr>
            </w:r>
            <w:r>
              <w:rPr>
                <w:noProof/>
                <w:webHidden/>
              </w:rPr>
              <w:fldChar w:fldCharType="separate"/>
            </w:r>
            <w:r w:rsidR="00122F44">
              <w:rPr>
                <w:noProof/>
                <w:webHidden/>
              </w:rPr>
              <w:t>18</w:t>
            </w:r>
            <w:r>
              <w:rPr>
                <w:noProof/>
                <w:webHidden/>
              </w:rPr>
              <w:fldChar w:fldCharType="end"/>
            </w:r>
          </w:hyperlink>
        </w:p>
        <w:p w:rsidR="00122F44" w:rsidRDefault="003141C0">
          <w:pPr>
            <w:pStyle w:val="TOC2"/>
            <w:tabs>
              <w:tab w:val="right" w:leader="dot" w:pos="9350"/>
            </w:tabs>
            <w:rPr>
              <w:rFonts w:eastAsiaTheme="minorEastAsia"/>
              <w:noProof/>
            </w:rPr>
          </w:pPr>
          <w:hyperlink w:anchor="_Toc61982339" w:history="1">
            <w:r w:rsidR="00122F44" w:rsidRPr="001C6E54">
              <w:rPr>
                <w:rStyle w:val="Hyperlink"/>
                <w:noProof/>
              </w:rPr>
              <w:t>Adding a new Post</w:t>
            </w:r>
            <w:r w:rsidR="00122F44">
              <w:rPr>
                <w:noProof/>
                <w:webHidden/>
              </w:rPr>
              <w:tab/>
            </w:r>
            <w:r>
              <w:rPr>
                <w:noProof/>
                <w:webHidden/>
              </w:rPr>
              <w:fldChar w:fldCharType="begin"/>
            </w:r>
            <w:r w:rsidR="00122F44">
              <w:rPr>
                <w:noProof/>
                <w:webHidden/>
              </w:rPr>
              <w:instrText xml:space="preserve"> PAGEREF _Toc61982339 \h </w:instrText>
            </w:r>
            <w:r>
              <w:rPr>
                <w:noProof/>
                <w:webHidden/>
              </w:rPr>
            </w:r>
            <w:r>
              <w:rPr>
                <w:noProof/>
                <w:webHidden/>
              </w:rPr>
              <w:fldChar w:fldCharType="separate"/>
            </w:r>
            <w:r w:rsidR="00122F44">
              <w:rPr>
                <w:noProof/>
                <w:webHidden/>
              </w:rPr>
              <w:t>19</w:t>
            </w:r>
            <w:r>
              <w:rPr>
                <w:noProof/>
                <w:webHidden/>
              </w:rPr>
              <w:fldChar w:fldCharType="end"/>
            </w:r>
          </w:hyperlink>
        </w:p>
        <w:p w:rsidR="00122F44" w:rsidRDefault="003141C0">
          <w:pPr>
            <w:pStyle w:val="TOC2"/>
            <w:tabs>
              <w:tab w:val="right" w:leader="dot" w:pos="9350"/>
            </w:tabs>
            <w:rPr>
              <w:rFonts w:eastAsiaTheme="minorEastAsia"/>
              <w:noProof/>
            </w:rPr>
          </w:pPr>
          <w:hyperlink w:anchor="_Toc61982340" w:history="1">
            <w:r w:rsidR="00122F44" w:rsidRPr="001C6E54">
              <w:rPr>
                <w:rStyle w:val="Hyperlink"/>
                <w:noProof/>
              </w:rPr>
              <w:t>Block Editor Tools</w:t>
            </w:r>
            <w:r w:rsidR="00122F44">
              <w:rPr>
                <w:noProof/>
                <w:webHidden/>
              </w:rPr>
              <w:tab/>
            </w:r>
            <w:r>
              <w:rPr>
                <w:noProof/>
                <w:webHidden/>
              </w:rPr>
              <w:fldChar w:fldCharType="begin"/>
            </w:r>
            <w:r w:rsidR="00122F44">
              <w:rPr>
                <w:noProof/>
                <w:webHidden/>
              </w:rPr>
              <w:instrText xml:space="preserve"> PAGEREF _Toc61982340 \h </w:instrText>
            </w:r>
            <w:r>
              <w:rPr>
                <w:noProof/>
                <w:webHidden/>
              </w:rPr>
            </w:r>
            <w:r>
              <w:rPr>
                <w:noProof/>
                <w:webHidden/>
              </w:rPr>
              <w:fldChar w:fldCharType="separate"/>
            </w:r>
            <w:r w:rsidR="00122F44">
              <w:rPr>
                <w:noProof/>
                <w:webHidden/>
              </w:rPr>
              <w:t>21</w:t>
            </w:r>
            <w:r>
              <w:rPr>
                <w:noProof/>
                <w:webHidden/>
              </w:rPr>
              <w:fldChar w:fldCharType="end"/>
            </w:r>
          </w:hyperlink>
        </w:p>
        <w:p w:rsidR="00122F44" w:rsidRDefault="003141C0">
          <w:pPr>
            <w:pStyle w:val="TOC2"/>
            <w:tabs>
              <w:tab w:val="right" w:leader="dot" w:pos="9350"/>
            </w:tabs>
            <w:rPr>
              <w:rFonts w:eastAsiaTheme="minorEastAsia"/>
              <w:noProof/>
            </w:rPr>
          </w:pPr>
          <w:hyperlink w:anchor="_Toc61982341" w:history="1">
            <w:r w:rsidR="00122F44" w:rsidRPr="001C6E54">
              <w:rPr>
                <w:rStyle w:val="Hyperlink"/>
                <w:rFonts w:eastAsia="Times New Roman"/>
                <w:noProof/>
              </w:rPr>
              <w:t>Block Editor Options</w:t>
            </w:r>
            <w:r w:rsidR="00122F44">
              <w:rPr>
                <w:noProof/>
                <w:webHidden/>
              </w:rPr>
              <w:tab/>
            </w:r>
            <w:r>
              <w:rPr>
                <w:noProof/>
                <w:webHidden/>
              </w:rPr>
              <w:fldChar w:fldCharType="begin"/>
            </w:r>
            <w:r w:rsidR="00122F44">
              <w:rPr>
                <w:noProof/>
                <w:webHidden/>
              </w:rPr>
              <w:instrText xml:space="preserve"> PAGEREF _Toc61982341 \h </w:instrText>
            </w:r>
            <w:r>
              <w:rPr>
                <w:noProof/>
                <w:webHidden/>
              </w:rPr>
            </w:r>
            <w:r>
              <w:rPr>
                <w:noProof/>
                <w:webHidden/>
              </w:rPr>
              <w:fldChar w:fldCharType="separate"/>
            </w:r>
            <w:r w:rsidR="00122F44">
              <w:rPr>
                <w:noProof/>
                <w:webHidden/>
              </w:rPr>
              <w:t>22</w:t>
            </w:r>
            <w:r>
              <w:rPr>
                <w:noProof/>
                <w:webHidden/>
              </w:rPr>
              <w:fldChar w:fldCharType="end"/>
            </w:r>
          </w:hyperlink>
        </w:p>
        <w:p w:rsidR="00122F44" w:rsidRDefault="003141C0">
          <w:pPr>
            <w:pStyle w:val="TOC2"/>
            <w:tabs>
              <w:tab w:val="right" w:leader="dot" w:pos="9350"/>
            </w:tabs>
            <w:rPr>
              <w:rFonts w:eastAsiaTheme="minorEastAsia"/>
              <w:noProof/>
            </w:rPr>
          </w:pPr>
          <w:hyperlink w:anchor="_Toc61982342" w:history="1">
            <w:r w:rsidR="00122F44" w:rsidRPr="001C6E54">
              <w:rPr>
                <w:rStyle w:val="Hyperlink"/>
                <w:noProof/>
              </w:rPr>
              <w:t>Adding Content with Blocks</w:t>
            </w:r>
            <w:r w:rsidR="00122F44">
              <w:rPr>
                <w:noProof/>
                <w:webHidden/>
              </w:rPr>
              <w:tab/>
            </w:r>
            <w:r>
              <w:rPr>
                <w:noProof/>
                <w:webHidden/>
              </w:rPr>
              <w:fldChar w:fldCharType="begin"/>
            </w:r>
            <w:r w:rsidR="00122F44">
              <w:rPr>
                <w:noProof/>
                <w:webHidden/>
              </w:rPr>
              <w:instrText xml:space="preserve"> PAGEREF _Toc61982342 \h </w:instrText>
            </w:r>
            <w:r>
              <w:rPr>
                <w:noProof/>
                <w:webHidden/>
              </w:rPr>
            </w:r>
            <w:r>
              <w:rPr>
                <w:noProof/>
                <w:webHidden/>
              </w:rPr>
              <w:fldChar w:fldCharType="separate"/>
            </w:r>
            <w:r w:rsidR="00122F44">
              <w:rPr>
                <w:noProof/>
                <w:webHidden/>
              </w:rPr>
              <w:t>23</w:t>
            </w:r>
            <w:r>
              <w:rPr>
                <w:noProof/>
                <w:webHidden/>
              </w:rPr>
              <w:fldChar w:fldCharType="end"/>
            </w:r>
          </w:hyperlink>
        </w:p>
        <w:p w:rsidR="00122F44" w:rsidRDefault="003141C0">
          <w:pPr>
            <w:pStyle w:val="TOC1"/>
            <w:tabs>
              <w:tab w:val="right" w:leader="dot" w:pos="9350"/>
            </w:tabs>
            <w:rPr>
              <w:rFonts w:eastAsiaTheme="minorEastAsia"/>
              <w:noProof/>
            </w:rPr>
          </w:pPr>
          <w:hyperlink w:anchor="_Toc61982343" w:history="1">
            <w:r w:rsidR="00122F44" w:rsidRPr="001C6E54">
              <w:rPr>
                <w:rStyle w:val="Hyperlink"/>
                <w:noProof/>
              </w:rPr>
              <w:t>Categories</w:t>
            </w:r>
            <w:r w:rsidR="00122F44">
              <w:rPr>
                <w:noProof/>
                <w:webHidden/>
              </w:rPr>
              <w:tab/>
            </w:r>
            <w:r>
              <w:rPr>
                <w:noProof/>
                <w:webHidden/>
              </w:rPr>
              <w:fldChar w:fldCharType="begin"/>
            </w:r>
            <w:r w:rsidR="00122F44">
              <w:rPr>
                <w:noProof/>
                <w:webHidden/>
              </w:rPr>
              <w:instrText xml:space="preserve"> PAGEREF _Toc61982343 \h </w:instrText>
            </w:r>
            <w:r>
              <w:rPr>
                <w:noProof/>
                <w:webHidden/>
              </w:rPr>
            </w:r>
            <w:r>
              <w:rPr>
                <w:noProof/>
                <w:webHidden/>
              </w:rPr>
              <w:fldChar w:fldCharType="separate"/>
            </w:r>
            <w:r w:rsidR="00122F44">
              <w:rPr>
                <w:noProof/>
                <w:webHidden/>
              </w:rPr>
              <w:t>24</w:t>
            </w:r>
            <w:r>
              <w:rPr>
                <w:noProof/>
                <w:webHidden/>
              </w:rPr>
              <w:fldChar w:fldCharType="end"/>
            </w:r>
          </w:hyperlink>
        </w:p>
        <w:p w:rsidR="00122F44" w:rsidRDefault="003141C0">
          <w:pPr>
            <w:pStyle w:val="TOC2"/>
            <w:tabs>
              <w:tab w:val="right" w:leader="dot" w:pos="9350"/>
            </w:tabs>
            <w:rPr>
              <w:rFonts w:eastAsiaTheme="minorEastAsia"/>
              <w:noProof/>
            </w:rPr>
          </w:pPr>
          <w:hyperlink w:anchor="_Toc61982344" w:history="1">
            <w:r w:rsidR="00122F44" w:rsidRPr="001C6E54">
              <w:rPr>
                <w:rStyle w:val="Hyperlink"/>
                <w:noProof/>
              </w:rPr>
              <w:t>Adding Categories within your post</w:t>
            </w:r>
            <w:r w:rsidR="00122F44">
              <w:rPr>
                <w:noProof/>
                <w:webHidden/>
              </w:rPr>
              <w:tab/>
            </w:r>
            <w:r>
              <w:rPr>
                <w:noProof/>
                <w:webHidden/>
              </w:rPr>
              <w:fldChar w:fldCharType="begin"/>
            </w:r>
            <w:r w:rsidR="00122F44">
              <w:rPr>
                <w:noProof/>
                <w:webHidden/>
              </w:rPr>
              <w:instrText xml:space="preserve"> PAGEREF _Toc61982344 \h </w:instrText>
            </w:r>
            <w:r>
              <w:rPr>
                <w:noProof/>
                <w:webHidden/>
              </w:rPr>
            </w:r>
            <w:r>
              <w:rPr>
                <w:noProof/>
                <w:webHidden/>
              </w:rPr>
              <w:fldChar w:fldCharType="separate"/>
            </w:r>
            <w:r w:rsidR="00122F44">
              <w:rPr>
                <w:noProof/>
                <w:webHidden/>
              </w:rPr>
              <w:t>24</w:t>
            </w:r>
            <w:r>
              <w:rPr>
                <w:noProof/>
                <w:webHidden/>
              </w:rPr>
              <w:fldChar w:fldCharType="end"/>
            </w:r>
          </w:hyperlink>
        </w:p>
        <w:p w:rsidR="00122F44" w:rsidRDefault="003141C0">
          <w:pPr>
            <w:pStyle w:val="TOC1"/>
            <w:tabs>
              <w:tab w:val="right" w:leader="dot" w:pos="9350"/>
            </w:tabs>
            <w:rPr>
              <w:rFonts w:eastAsiaTheme="minorEastAsia"/>
              <w:noProof/>
            </w:rPr>
          </w:pPr>
          <w:hyperlink w:anchor="_Toc61982345" w:history="1">
            <w:r w:rsidR="00122F44" w:rsidRPr="001C6E54">
              <w:rPr>
                <w:rStyle w:val="Hyperlink"/>
                <w:noProof/>
              </w:rPr>
              <w:t>Tags</w:t>
            </w:r>
            <w:r w:rsidR="00122F44">
              <w:rPr>
                <w:noProof/>
                <w:webHidden/>
              </w:rPr>
              <w:tab/>
            </w:r>
            <w:r>
              <w:rPr>
                <w:noProof/>
                <w:webHidden/>
              </w:rPr>
              <w:fldChar w:fldCharType="begin"/>
            </w:r>
            <w:r w:rsidR="00122F44">
              <w:rPr>
                <w:noProof/>
                <w:webHidden/>
              </w:rPr>
              <w:instrText xml:space="preserve"> PAGEREF _Toc61982345 \h </w:instrText>
            </w:r>
            <w:r>
              <w:rPr>
                <w:noProof/>
                <w:webHidden/>
              </w:rPr>
            </w:r>
            <w:r>
              <w:rPr>
                <w:noProof/>
                <w:webHidden/>
              </w:rPr>
              <w:fldChar w:fldCharType="separate"/>
            </w:r>
            <w:r w:rsidR="00122F44">
              <w:rPr>
                <w:noProof/>
                <w:webHidden/>
              </w:rPr>
              <w:t>25</w:t>
            </w:r>
            <w:r>
              <w:rPr>
                <w:noProof/>
                <w:webHidden/>
              </w:rPr>
              <w:fldChar w:fldCharType="end"/>
            </w:r>
          </w:hyperlink>
        </w:p>
        <w:p w:rsidR="00122F44" w:rsidRDefault="003141C0">
          <w:pPr>
            <w:pStyle w:val="TOC2"/>
            <w:tabs>
              <w:tab w:val="right" w:leader="dot" w:pos="9350"/>
            </w:tabs>
            <w:rPr>
              <w:rFonts w:eastAsiaTheme="minorEastAsia"/>
              <w:noProof/>
            </w:rPr>
          </w:pPr>
          <w:hyperlink w:anchor="_Toc61982346" w:history="1">
            <w:r w:rsidR="00122F44" w:rsidRPr="001C6E54">
              <w:rPr>
                <w:rStyle w:val="Hyperlink"/>
                <w:noProof/>
              </w:rPr>
              <w:t>Adding Tags within your Post</w:t>
            </w:r>
            <w:r w:rsidR="00122F44">
              <w:rPr>
                <w:noProof/>
                <w:webHidden/>
              </w:rPr>
              <w:tab/>
            </w:r>
            <w:r>
              <w:rPr>
                <w:noProof/>
                <w:webHidden/>
              </w:rPr>
              <w:fldChar w:fldCharType="begin"/>
            </w:r>
            <w:r w:rsidR="00122F44">
              <w:rPr>
                <w:noProof/>
                <w:webHidden/>
              </w:rPr>
              <w:instrText xml:space="preserve"> PAGEREF _Toc61982346 \h </w:instrText>
            </w:r>
            <w:r>
              <w:rPr>
                <w:noProof/>
                <w:webHidden/>
              </w:rPr>
            </w:r>
            <w:r>
              <w:rPr>
                <w:noProof/>
                <w:webHidden/>
              </w:rPr>
              <w:fldChar w:fldCharType="separate"/>
            </w:r>
            <w:r w:rsidR="00122F44">
              <w:rPr>
                <w:noProof/>
                <w:webHidden/>
              </w:rPr>
              <w:t>26</w:t>
            </w:r>
            <w:r>
              <w:rPr>
                <w:noProof/>
                <w:webHidden/>
              </w:rPr>
              <w:fldChar w:fldCharType="end"/>
            </w:r>
          </w:hyperlink>
        </w:p>
        <w:p w:rsidR="00122F44" w:rsidRDefault="003141C0">
          <w:pPr>
            <w:pStyle w:val="TOC1"/>
            <w:tabs>
              <w:tab w:val="right" w:leader="dot" w:pos="9350"/>
            </w:tabs>
            <w:rPr>
              <w:rFonts w:eastAsiaTheme="minorEastAsia"/>
              <w:noProof/>
            </w:rPr>
          </w:pPr>
          <w:hyperlink w:anchor="_Toc61982347" w:history="1">
            <w:r w:rsidR="00122F44" w:rsidRPr="001C6E54">
              <w:rPr>
                <w:rStyle w:val="Hyperlink"/>
                <w:noProof/>
              </w:rPr>
              <w:t>Appearance</w:t>
            </w:r>
            <w:r w:rsidR="00122F44">
              <w:rPr>
                <w:noProof/>
                <w:webHidden/>
              </w:rPr>
              <w:tab/>
            </w:r>
            <w:r>
              <w:rPr>
                <w:noProof/>
                <w:webHidden/>
              </w:rPr>
              <w:fldChar w:fldCharType="begin"/>
            </w:r>
            <w:r w:rsidR="00122F44">
              <w:rPr>
                <w:noProof/>
                <w:webHidden/>
              </w:rPr>
              <w:instrText xml:space="preserve"> PAGEREF _Toc61982347 \h </w:instrText>
            </w:r>
            <w:r>
              <w:rPr>
                <w:noProof/>
                <w:webHidden/>
              </w:rPr>
            </w:r>
            <w:r>
              <w:rPr>
                <w:noProof/>
                <w:webHidden/>
              </w:rPr>
              <w:fldChar w:fldCharType="separate"/>
            </w:r>
            <w:r w:rsidR="00122F44">
              <w:rPr>
                <w:noProof/>
                <w:webHidden/>
              </w:rPr>
              <w:t>26</w:t>
            </w:r>
            <w:r>
              <w:rPr>
                <w:noProof/>
                <w:webHidden/>
              </w:rPr>
              <w:fldChar w:fldCharType="end"/>
            </w:r>
          </w:hyperlink>
        </w:p>
        <w:p w:rsidR="00122F44" w:rsidRDefault="003141C0">
          <w:pPr>
            <w:pStyle w:val="TOC2"/>
            <w:tabs>
              <w:tab w:val="right" w:leader="dot" w:pos="9350"/>
            </w:tabs>
            <w:rPr>
              <w:rFonts w:eastAsiaTheme="minorEastAsia"/>
              <w:noProof/>
            </w:rPr>
          </w:pPr>
          <w:hyperlink w:anchor="_Toc61982348" w:history="1">
            <w:r w:rsidR="00122F44" w:rsidRPr="001C6E54">
              <w:rPr>
                <w:rStyle w:val="Hyperlink"/>
                <w:noProof/>
              </w:rPr>
              <w:t>Selecting your Theme</w:t>
            </w:r>
            <w:r w:rsidR="00122F44">
              <w:rPr>
                <w:noProof/>
                <w:webHidden/>
              </w:rPr>
              <w:tab/>
            </w:r>
            <w:r>
              <w:rPr>
                <w:noProof/>
                <w:webHidden/>
              </w:rPr>
              <w:fldChar w:fldCharType="begin"/>
            </w:r>
            <w:r w:rsidR="00122F44">
              <w:rPr>
                <w:noProof/>
                <w:webHidden/>
              </w:rPr>
              <w:instrText xml:space="preserve"> PAGEREF _Toc61982348 \h </w:instrText>
            </w:r>
            <w:r>
              <w:rPr>
                <w:noProof/>
                <w:webHidden/>
              </w:rPr>
            </w:r>
            <w:r>
              <w:rPr>
                <w:noProof/>
                <w:webHidden/>
              </w:rPr>
              <w:fldChar w:fldCharType="separate"/>
            </w:r>
            <w:r w:rsidR="00122F44">
              <w:rPr>
                <w:noProof/>
                <w:webHidden/>
              </w:rPr>
              <w:t>26</w:t>
            </w:r>
            <w:r>
              <w:rPr>
                <w:noProof/>
                <w:webHidden/>
              </w:rPr>
              <w:fldChar w:fldCharType="end"/>
            </w:r>
          </w:hyperlink>
        </w:p>
        <w:p w:rsidR="00292848" w:rsidRDefault="003141C0">
          <w:r>
            <w:fldChar w:fldCharType="end"/>
          </w:r>
        </w:p>
      </w:sdtContent>
    </w:sdt>
    <w:p w:rsidR="001C629C" w:rsidRDefault="000146B0" w:rsidP="001C629C">
      <w:pPr>
        <w:pStyle w:val="Heading1"/>
      </w:pPr>
      <w:del w:id="0" w:author="Windows User" w:date="2021-01-19T19:49:00Z">
        <w:r w:rsidDel="003563CF">
          <w:br w:type="page"/>
        </w:r>
      </w:del>
      <w:bookmarkStart w:id="1" w:name="_Toc61982311"/>
      <w:r w:rsidR="001C629C">
        <w:lastRenderedPageBreak/>
        <w:t>Table of Figures</w:t>
      </w:r>
      <w:bookmarkEnd w:id="1"/>
    </w:p>
    <w:p w:rsidR="001C629C" w:rsidRDefault="001C629C">
      <w:pPr>
        <w:pStyle w:val="TableofFigures"/>
        <w:tabs>
          <w:tab w:val="right" w:leader="dot" w:pos="9350"/>
        </w:tabs>
        <w:rPr>
          <w:sz w:val="24"/>
          <w:szCs w:val="24"/>
        </w:rPr>
      </w:pPr>
    </w:p>
    <w:p w:rsidR="001C629C" w:rsidRDefault="001C629C">
      <w:pPr>
        <w:pStyle w:val="TableofFigures"/>
        <w:tabs>
          <w:tab w:val="right" w:leader="dot" w:pos="9350"/>
        </w:tabs>
        <w:rPr>
          <w:sz w:val="24"/>
          <w:szCs w:val="24"/>
        </w:rPr>
      </w:pPr>
    </w:p>
    <w:p w:rsidR="00122F44" w:rsidRDefault="003141C0">
      <w:pPr>
        <w:pStyle w:val="TableofFigures"/>
        <w:tabs>
          <w:tab w:val="right" w:leader="dot" w:pos="9350"/>
        </w:tabs>
        <w:rPr>
          <w:rFonts w:eastAsiaTheme="minorEastAsia"/>
          <w:noProof/>
        </w:rPr>
      </w:pPr>
      <w:r>
        <w:rPr>
          <w:sz w:val="24"/>
          <w:szCs w:val="24"/>
        </w:rPr>
        <w:fldChar w:fldCharType="begin"/>
      </w:r>
      <w:r w:rsidR="001C629C">
        <w:rPr>
          <w:sz w:val="24"/>
          <w:szCs w:val="24"/>
        </w:rPr>
        <w:instrText xml:space="preserve"> TOC \h \z \c "Figure" </w:instrText>
      </w:r>
      <w:r>
        <w:rPr>
          <w:sz w:val="24"/>
          <w:szCs w:val="24"/>
        </w:rPr>
        <w:fldChar w:fldCharType="separate"/>
      </w:r>
      <w:hyperlink w:anchor="_Toc61982349" w:history="1">
        <w:r w:rsidR="00122F44" w:rsidRPr="00DE0FB6">
          <w:rPr>
            <w:rStyle w:val="Hyperlink"/>
            <w:noProof/>
          </w:rPr>
          <w:t>Figure 1: Login Page</w:t>
        </w:r>
        <w:r w:rsidR="00122F44">
          <w:rPr>
            <w:noProof/>
            <w:webHidden/>
          </w:rPr>
          <w:tab/>
        </w:r>
        <w:r>
          <w:rPr>
            <w:noProof/>
            <w:webHidden/>
          </w:rPr>
          <w:fldChar w:fldCharType="begin"/>
        </w:r>
        <w:r w:rsidR="00122F44">
          <w:rPr>
            <w:noProof/>
            <w:webHidden/>
          </w:rPr>
          <w:instrText xml:space="preserve"> PAGEREF _Toc61982349 \h </w:instrText>
        </w:r>
        <w:r>
          <w:rPr>
            <w:noProof/>
            <w:webHidden/>
          </w:rPr>
        </w:r>
        <w:r>
          <w:rPr>
            <w:noProof/>
            <w:webHidden/>
          </w:rPr>
          <w:fldChar w:fldCharType="separate"/>
        </w:r>
        <w:r w:rsidR="00122F44">
          <w:rPr>
            <w:noProof/>
            <w:webHidden/>
          </w:rPr>
          <w:t>8</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0" w:history="1">
        <w:r w:rsidR="00122F44" w:rsidRPr="00DE0FB6">
          <w:rPr>
            <w:rStyle w:val="Hyperlink"/>
            <w:noProof/>
          </w:rPr>
          <w:t>Figure 2: Dashboard</w:t>
        </w:r>
        <w:r w:rsidR="00122F44">
          <w:rPr>
            <w:noProof/>
            <w:webHidden/>
          </w:rPr>
          <w:tab/>
        </w:r>
        <w:r>
          <w:rPr>
            <w:noProof/>
            <w:webHidden/>
          </w:rPr>
          <w:fldChar w:fldCharType="begin"/>
        </w:r>
        <w:r w:rsidR="00122F44">
          <w:rPr>
            <w:noProof/>
            <w:webHidden/>
          </w:rPr>
          <w:instrText xml:space="preserve"> PAGEREF _Toc61982350 \h </w:instrText>
        </w:r>
        <w:r>
          <w:rPr>
            <w:noProof/>
            <w:webHidden/>
          </w:rPr>
        </w:r>
        <w:r>
          <w:rPr>
            <w:noProof/>
            <w:webHidden/>
          </w:rPr>
          <w:fldChar w:fldCharType="separate"/>
        </w:r>
        <w:r w:rsidR="00122F44">
          <w:rPr>
            <w:noProof/>
            <w:webHidden/>
          </w:rPr>
          <w:t>11</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1" w:history="1">
        <w:r w:rsidR="00122F44" w:rsidRPr="00DE0FB6">
          <w:rPr>
            <w:rStyle w:val="Hyperlink"/>
            <w:noProof/>
          </w:rPr>
          <w:t>Figure 3: Dashboard Menu Options</w:t>
        </w:r>
        <w:r w:rsidR="00122F44">
          <w:rPr>
            <w:noProof/>
            <w:webHidden/>
          </w:rPr>
          <w:tab/>
        </w:r>
        <w:r>
          <w:rPr>
            <w:noProof/>
            <w:webHidden/>
          </w:rPr>
          <w:fldChar w:fldCharType="begin"/>
        </w:r>
        <w:r w:rsidR="00122F44">
          <w:rPr>
            <w:noProof/>
            <w:webHidden/>
          </w:rPr>
          <w:instrText xml:space="preserve"> PAGEREF _Toc61982351 \h </w:instrText>
        </w:r>
        <w:r>
          <w:rPr>
            <w:noProof/>
            <w:webHidden/>
          </w:rPr>
        </w:r>
        <w:r>
          <w:rPr>
            <w:noProof/>
            <w:webHidden/>
          </w:rPr>
          <w:fldChar w:fldCharType="separate"/>
        </w:r>
        <w:r w:rsidR="00122F44">
          <w:rPr>
            <w:noProof/>
            <w:webHidden/>
          </w:rPr>
          <w:t>12</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2" w:history="1">
        <w:r w:rsidR="00122F44" w:rsidRPr="00DE0FB6">
          <w:rPr>
            <w:rStyle w:val="Hyperlink"/>
            <w:noProof/>
          </w:rPr>
          <w:t>Figure 4: Toolbar</w:t>
        </w:r>
        <w:r w:rsidR="00122F44">
          <w:rPr>
            <w:noProof/>
            <w:webHidden/>
          </w:rPr>
          <w:tab/>
        </w:r>
        <w:r>
          <w:rPr>
            <w:noProof/>
            <w:webHidden/>
          </w:rPr>
          <w:fldChar w:fldCharType="begin"/>
        </w:r>
        <w:r w:rsidR="00122F44">
          <w:rPr>
            <w:noProof/>
            <w:webHidden/>
          </w:rPr>
          <w:instrText xml:space="preserve"> PAGEREF _Toc61982352 \h </w:instrText>
        </w:r>
        <w:r>
          <w:rPr>
            <w:noProof/>
            <w:webHidden/>
          </w:rPr>
        </w:r>
        <w:r>
          <w:rPr>
            <w:noProof/>
            <w:webHidden/>
          </w:rPr>
          <w:fldChar w:fldCharType="separate"/>
        </w:r>
        <w:r w:rsidR="00122F44">
          <w:rPr>
            <w:noProof/>
            <w:webHidden/>
          </w:rPr>
          <w:t>14</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3" w:history="1">
        <w:r w:rsidR="00122F44" w:rsidRPr="00DE0FB6">
          <w:rPr>
            <w:rStyle w:val="Hyperlink"/>
            <w:noProof/>
          </w:rPr>
          <w:t>Figure 5: Pages</w:t>
        </w:r>
        <w:r w:rsidR="00122F44">
          <w:rPr>
            <w:noProof/>
            <w:webHidden/>
          </w:rPr>
          <w:tab/>
        </w:r>
        <w:r>
          <w:rPr>
            <w:noProof/>
            <w:webHidden/>
          </w:rPr>
          <w:fldChar w:fldCharType="begin"/>
        </w:r>
        <w:r w:rsidR="00122F44">
          <w:rPr>
            <w:noProof/>
            <w:webHidden/>
          </w:rPr>
          <w:instrText xml:space="preserve"> PAGEREF _Toc61982353 \h </w:instrText>
        </w:r>
        <w:r>
          <w:rPr>
            <w:noProof/>
            <w:webHidden/>
          </w:rPr>
        </w:r>
        <w:r>
          <w:rPr>
            <w:noProof/>
            <w:webHidden/>
          </w:rPr>
          <w:fldChar w:fldCharType="separate"/>
        </w:r>
        <w:r w:rsidR="00122F44">
          <w:rPr>
            <w:noProof/>
            <w:webHidden/>
          </w:rPr>
          <w:t>16</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4" w:history="1">
        <w:r w:rsidR="00122F44" w:rsidRPr="00DE0FB6">
          <w:rPr>
            <w:rStyle w:val="Hyperlink"/>
            <w:noProof/>
          </w:rPr>
          <w:t>Figure 6: Posts</w:t>
        </w:r>
        <w:r w:rsidR="00122F44">
          <w:rPr>
            <w:noProof/>
            <w:webHidden/>
          </w:rPr>
          <w:tab/>
        </w:r>
        <w:r>
          <w:rPr>
            <w:noProof/>
            <w:webHidden/>
          </w:rPr>
          <w:fldChar w:fldCharType="begin"/>
        </w:r>
        <w:r w:rsidR="00122F44">
          <w:rPr>
            <w:noProof/>
            <w:webHidden/>
          </w:rPr>
          <w:instrText xml:space="preserve"> PAGEREF _Toc61982354 \h </w:instrText>
        </w:r>
        <w:r>
          <w:rPr>
            <w:noProof/>
            <w:webHidden/>
          </w:rPr>
        </w:r>
        <w:r>
          <w:rPr>
            <w:noProof/>
            <w:webHidden/>
          </w:rPr>
          <w:fldChar w:fldCharType="separate"/>
        </w:r>
        <w:r w:rsidR="00122F44">
          <w:rPr>
            <w:noProof/>
            <w:webHidden/>
          </w:rPr>
          <w:t>17</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5" w:history="1">
        <w:r w:rsidR="00122F44" w:rsidRPr="00DE0FB6">
          <w:rPr>
            <w:rStyle w:val="Hyperlink"/>
            <w:noProof/>
          </w:rPr>
          <w:t>Figure 7: New Page</w:t>
        </w:r>
        <w:r w:rsidR="00122F44">
          <w:rPr>
            <w:noProof/>
            <w:webHidden/>
          </w:rPr>
          <w:tab/>
        </w:r>
        <w:r>
          <w:rPr>
            <w:noProof/>
            <w:webHidden/>
          </w:rPr>
          <w:fldChar w:fldCharType="begin"/>
        </w:r>
        <w:r w:rsidR="00122F44">
          <w:rPr>
            <w:noProof/>
            <w:webHidden/>
          </w:rPr>
          <w:instrText xml:space="preserve"> PAGEREF _Toc61982355 \h </w:instrText>
        </w:r>
        <w:r>
          <w:rPr>
            <w:noProof/>
            <w:webHidden/>
          </w:rPr>
        </w:r>
        <w:r>
          <w:rPr>
            <w:noProof/>
            <w:webHidden/>
          </w:rPr>
          <w:fldChar w:fldCharType="separate"/>
        </w:r>
        <w:r w:rsidR="00122F44">
          <w:rPr>
            <w:noProof/>
            <w:webHidden/>
          </w:rPr>
          <w:t>19</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6" w:history="1">
        <w:r w:rsidR="00122F44" w:rsidRPr="00DE0FB6">
          <w:rPr>
            <w:rStyle w:val="Hyperlink"/>
            <w:noProof/>
          </w:rPr>
          <w:t>Figure 8: New Post</w:t>
        </w:r>
        <w:r w:rsidR="00122F44">
          <w:rPr>
            <w:noProof/>
            <w:webHidden/>
          </w:rPr>
          <w:tab/>
        </w:r>
        <w:r>
          <w:rPr>
            <w:noProof/>
            <w:webHidden/>
          </w:rPr>
          <w:fldChar w:fldCharType="begin"/>
        </w:r>
        <w:r w:rsidR="00122F44">
          <w:rPr>
            <w:noProof/>
            <w:webHidden/>
          </w:rPr>
          <w:instrText xml:space="preserve"> PAGEREF _Toc61982356 \h </w:instrText>
        </w:r>
        <w:r>
          <w:rPr>
            <w:noProof/>
            <w:webHidden/>
          </w:rPr>
        </w:r>
        <w:r>
          <w:rPr>
            <w:noProof/>
            <w:webHidden/>
          </w:rPr>
          <w:fldChar w:fldCharType="separate"/>
        </w:r>
        <w:r w:rsidR="00122F44">
          <w:rPr>
            <w:noProof/>
            <w:webHidden/>
          </w:rPr>
          <w:t>20</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7" w:history="1">
        <w:r w:rsidR="00122F44" w:rsidRPr="00DE0FB6">
          <w:rPr>
            <w:rStyle w:val="Hyperlink"/>
            <w:noProof/>
          </w:rPr>
          <w:t>Figure 9: Block Editor Options</w:t>
        </w:r>
        <w:r w:rsidR="00122F44">
          <w:rPr>
            <w:noProof/>
            <w:webHidden/>
          </w:rPr>
          <w:tab/>
        </w:r>
        <w:r>
          <w:rPr>
            <w:noProof/>
            <w:webHidden/>
          </w:rPr>
          <w:fldChar w:fldCharType="begin"/>
        </w:r>
        <w:r w:rsidR="00122F44">
          <w:rPr>
            <w:noProof/>
            <w:webHidden/>
          </w:rPr>
          <w:instrText xml:space="preserve"> PAGEREF _Toc61982357 \h </w:instrText>
        </w:r>
        <w:r>
          <w:rPr>
            <w:noProof/>
            <w:webHidden/>
          </w:rPr>
        </w:r>
        <w:r>
          <w:rPr>
            <w:noProof/>
            <w:webHidden/>
          </w:rPr>
          <w:fldChar w:fldCharType="separate"/>
        </w:r>
        <w:r w:rsidR="00122F44">
          <w:rPr>
            <w:noProof/>
            <w:webHidden/>
          </w:rPr>
          <w:t>22</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8" w:history="1">
        <w:r w:rsidR="00122F44" w:rsidRPr="00DE0FB6">
          <w:rPr>
            <w:rStyle w:val="Hyperlink"/>
            <w:noProof/>
          </w:rPr>
          <w:t>Figure 10: Adding Blocks 1st Method</w:t>
        </w:r>
        <w:r w:rsidR="00122F44">
          <w:rPr>
            <w:noProof/>
            <w:webHidden/>
          </w:rPr>
          <w:tab/>
        </w:r>
        <w:r>
          <w:rPr>
            <w:noProof/>
            <w:webHidden/>
          </w:rPr>
          <w:fldChar w:fldCharType="begin"/>
        </w:r>
        <w:r w:rsidR="00122F44">
          <w:rPr>
            <w:noProof/>
            <w:webHidden/>
          </w:rPr>
          <w:instrText xml:space="preserve"> PAGEREF _Toc61982358 \h </w:instrText>
        </w:r>
        <w:r>
          <w:rPr>
            <w:noProof/>
            <w:webHidden/>
          </w:rPr>
        </w:r>
        <w:r>
          <w:rPr>
            <w:noProof/>
            <w:webHidden/>
          </w:rPr>
          <w:fldChar w:fldCharType="separate"/>
        </w:r>
        <w:r w:rsidR="00122F44">
          <w:rPr>
            <w:noProof/>
            <w:webHidden/>
          </w:rPr>
          <w:t>23</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59" w:history="1">
        <w:r w:rsidR="00122F44" w:rsidRPr="00DE0FB6">
          <w:rPr>
            <w:rStyle w:val="Hyperlink"/>
            <w:noProof/>
          </w:rPr>
          <w:t>Figure 11: Adding Blocks 2nd method</w:t>
        </w:r>
        <w:r w:rsidR="00122F44">
          <w:rPr>
            <w:noProof/>
            <w:webHidden/>
          </w:rPr>
          <w:tab/>
        </w:r>
        <w:r>
          <w:rPr>
            <w:noProof/>
            <w:webHidden/>
          </w:rPr>
          <w:fldChar w:fldCharType="begin"/>
        </w:r>
        <w:r w:rsidR="00122F44">
          <w:rPr>
            <w:noProof/>
            <w:webHidden/>
          </w:rPr>
          <w:instrText xml:space="preserve"> PAGEREF _Toc61982359 \h </w:instrText>
        </w:r>
        <w:r>
          <w:rPr>
            <w:noProof/>
            <w:webHidden/>
          </w:rPr>
        </w:r>
        <w:r>
          <w:rPr>
            <w:noProof/>
            <w:webHidden/>
          </w:rPr>
          <w:fldChar w:fldCharType="separate"/>
        </w:r>
        <w:r w:rsidR="00122F44">
          <w:rPr>
            <w:noProof/>
            <w:webHidden/>
          </w:rPr>
          <w:t>24</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60" w:history="1">
        <w:r w:rsidR="00122F44" w:rsidRPr="00DE0FB6">
          <w:rPr>
            <w:rStyle w:val="Hyperlink"/>
            <w:noProof/>
          </w:rPr>
          <w:t>Figure 12: Adding Category</w:t>
        </w:r>
        <w:r w:rsidR="00122F44">
          <w:rPr>
            <w:noProof/>
            <w:webHidden/>
          </w:rPr>
          <w:tab/>
        </w:r>
        <w:r>
          <w:rPr>
            <w:noProof/>
            <w:webHidden/>
          </w:rPr>
          <w:fldChar w:fldCharType="begin"/>
        </w:r>
        <w:r w:rsidR="00122F44">
          <w:rPr>
            <w:noProof/>
            <w:webHidden/>
          </w:rPr>
          <w:instrText xml:space="preserve"> PAGEREF _Toc61982360 \h </w:instrText>
        </w:r>
        <w:r>
          <w:rPr>
            <w:noProof/>
            <w:webHidden/>
          </w:rPr>
        </w:r>
        <w:r>
          <w:rPr>
            <w:noProof/>
            <w:webHidden/>
          </w:rPr>
          <w:fldChar w:fldCharType="separate"/>
        </w:r>
        <w:r w:rsidR="00122F44">
          <w:rPr>
            <w:noProof/>
            <w:webHidden/>
          </w:rPr>
          <w:t>25</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61" w:history="1">
        <w:r w:rsidR="00122F44" w:rsidRPr="00DE0FB6">
          <w:rPr>
            <w:rStyle w:val="Hyperlink"/>
            <w:noProof/>
          </w:rPr>
          <w:t>Figure 13: Adding Tags</w:t>
        </w:r>
        <w:r w:rsidR="00122F44">
          <w:rPr>
            <w:noProof/>
            <w:webHidden/>
          </w:rPr>
          <w:tab/>
        </w:r>
        <w:r>
          <w:rPr>
            <w:noProof/>
            <w:webHidden/>
          </w:rPr>
          <w:fldChar w:fldCharType="begin"/>
        </w:r>
        <w:r w:rsidR="00122F44">
          <w:rPr>
            <w:noProof/>
            <w:webHidden/>
          </w:rPr>
          <w:instrText xml:space="preserve"> PAGEREF _Toc61982361 \h </w:instrText>
        </w:r>
        <w:r>
          <w:rPr>
            <w:noProof/>
            <w:webHidden/>
          </w:rPr>
        </w:r>
        <w:r>
          <w:rPr>
            <w:noProof/>
            <w:webHidden/>
          </w:rPr>
          <w:fldChar w:fldCharType="separate"/>
        </w:r>
        <w:r w:rsidR="00122F44">
          <w:rPr>
            <w:noProof/>
            <w:webHidden/>
          </w:rPr>
          <w:t>26</w:t>
        </w:r>
        <w:r>
          <w:rPr>
            <w:noProof/>
            <w:webHidden/>
          </w:rPr>
          <w:fldChar w:fldCharType="end"/>
        </w:r>
      </w:hyperlink>
    </w:p>
    <w:p w:rsidR="00122F44" w:rsidRDefault="003141C0">
      <w:pPr>
        <w:pStyle w:val="TableofFigures"/>
        <w:tabs>
          <w:tab w:val="right" w:leader="dot" w:pos="9350"/>
        </w:tabs>
        <w:rPr>
          <w:rFonts w:eastAsiaTheme="minorEastAsia"/>
          <w:noProof/>
        </w:rPr>
      </w:pPr>
      <w:hyperlink w:anchor="_Toc61982362" w:history="1">
        <w:r w:rsidR="00122F44" w:rsidRPr="00DE0FB6">
          <w:rPr>
            <w:rStyle w:val="Hyperlink"/>
            <w:noProof/>
          </w:rPr>
          <w:t>Figure 14: Selection of Theme</w:t>
        </w:r>
        <w:r w:rsidR="00122F44">
          <w:rPr>
            <w:noProof/>
            <w:webHidden/>
          </w:rPr>
          <w:tab/>
        </w:r>
        <w:r>
          <w:rPr>
            <w:noProof/>
            <w:webHidden/>
          </w:rPr>
          <w:fldChar w:fldCharType="begin"/>
        </w:r>
        <w:r w:rsidR="00122F44">
          <w:rPr>
            <w:noProof/>
            <w:webHidden/>
          </w:rPr>
          <w:instrText xml:space="preserve"> PAGEREF _Toc61982362 \h </w:instrText>
        </w:r>
        <w:r>
          <w:rPr>
            <w:noProof/>
            <w:webHidden/>
          </w:rPr>
        </w:r>
        <w:r>
          <w:rPr>
            <w:noProof/>
            <w:webHidden/>
          </w:rPr>
          <w:fldChar w:fldCharType="separate"/>
        </w:r>
        <w:r w:rsidR="00122F44">
          <w:rPr>
            <w:noProof/>
            <w:webHidden/>
          </w:rPr>
          <w:t>27</w:t>
        </w:r>
        <w:r>
          <w:rPr>
            <w:noProof/>
            <w:webHidden/>
          </w:rPr>
          <w:fldChar w:fldCharType="end"/>
        </w:r>
      </w:hyperlink>
    </w:p>
    <w:p w:rsidR="000146B0" w:rsidRDefault="003141C0">
      <w:pPr>
        <w:rPr>
          <w:sz w:val="24"/>
          <w:szCs w:val="24"/>
        </w:rPr>
      </w:pPr>
      <w:r>
        <w:rPr>
          <w:sz w:val="24"/>
          <w:szCs w:val="24"/>
        </w:rPr>
        <w:fldChar w:fldCharType="end"/>
      </w:r>
    </w:p>
    <w:p w:rsidR="0095118D" w:rsidRDefault="0095118D" w:rsidP="00C53F33">
      <w:pPr>
        <w:pStyle w:val="Heading1"/>
      </w:pPr>
    </w:p>
    <w:p w:rsidR="00C53F33" w:rsidRPr="00C53F33" w:rsidRDefault="00C53F33" w:rsidP="00C53F33"/>
    <w:p w:rsidR="0095118D" w:rsidRDefault="0095118D">
      <w:pPr>
        <w:rPr>
          <w:sz w:val="24"/>
          <w:szCs w:val="24"/>
        </w:rPr>
      </w:pPr>
    </w:p>
    <w:p w:rsidR="0095118D" w:rsidRDefault="0095118D">
      <w:pPr>
        <w:rPr>
          <w:sz w:val="24"/>
          <w:szCs w:val="24"/>
        </w:rPr>
      </w:pPr>
    </w:p>
    <w:p w:rsidR="0095118D" w:rsidRDefault="0095118D">
      <w:pPr>
        <w:rPr>
          <w:sz w:val="24"/>
          <w:szCs w:val="24"/>
        </w:rPr>
      </w:pPr>
    </w:p>
    <w:p w:rsidR="0095118D" w:rsidRDefault="0095118D">
      <w:pPr>
        <w:rPr>
          <w:sz w:val="24"/>
          <w:szCs w:val="24"/>
        </w:rPr>
      </w:pPr>
    </w:p>
    <w:p w:rsidR="0095118D" w:rsidRDefault="0095118D">
      <w:pPr>
        <w:rPr>
          <w:sz w:val="24"/>
          <w:szCs w:val="24"/>
        </w:rPr>
      </w:pPr>
    </w:p>
    <w:p w:rsidR="0095118D" w:rsidRDefault="0095118D">
      <w:pPr>
        <w:rPr>
          <w:sz w:val="24"/>
          <w:szCs w:val="24"/>
        </w:rPr>
      </w:pPr>
    </w:p>
    <w:p w:rsidR="0095118D" w:rsidRDefault="0095118D">
      <w:pPr>
        <w:rPr>
          <w:sz w:val="24"/>
          <w:szCs w:val="24"/>
        </w:rPr>
      </w:pPr>
    </w:p>
    <w:p w:rsidR="0095118D" w:rsidRDefault="0095118D">
      <w:pPr>
        <w:rPr>
          <w:sz w:val="24"/>
          <w:szCs w:val="24"/>
        </w:rPr>
      </w:pPr>
    </w:p>
    <w:p w:rsidR="0095118D" w:rsidRDefault="0095118D">
      <w:pPr>
        <w:rPr>
          <w:sz w:val="24"/>
          <w:szCs w:val="24"/>
        </w:rPr>
      </w:pPr>
    </w:p>
    <w:p w:rsidR="0095118D" w:rsidRDefault="0095118D">
      <w:pPr>
        <w:rPr>
          <w:sz w:val="24"/>
          <w:szCs w:val="24"/>
        </w:rPr>
      </w:pPr>
    </w:p>
    <w:p w:rsidR="001C11BE" w:rsidRDefault="001C11BE" w:rsidP="001C11BE">
      <w:pPr>
        <w:pStyle w:val="Heading1"/>
      </w:pPr>
      <w:bookmarkStart w:id="2" w:name="_Toc61982312"/>
      <w:r>
        <w:t>Preface</w:t>
      </w:r>
      <w:bookmarkEnd w:id="2"/>
    </w:p>
    <w:p w:rsidR="00522232" w:rsidRDefault="00522232" w:rsidP="001C11BE">
      <w:pPr>
        <w:pStyle w:val="Heading2"/>
      </w:pPr>
      <w:bookmarkStart w:id="3" w:name="_Toc61982313"/>
      <w:r>
        <w:t>About this Manual</w:t>
      </w:r>
      <w:bookmarkEnd w:id="3"/>
    </w:p>
    <w:p w:rsidR="00C57288" w:rsidRPr="00D31C93" w:rsidRDefault="00B77F64">
      <w:pPr>
        <w:rPr>
          <w:rFonts w:ascii="Arial" w:eastAsiaTheme="majorEastAsia" w:hAnsi="Arial" w:cs="Arial"/>
          <w:bCs/>
        </w:rPr>
      </w:pPr>
      <w:r w:rsidRPr="00D31C93">
        <w:rPr>
          <w:rFonts w:ascii="Arial" w:eastAsiaTheme="majorEastAsia" w:hAnsi="Arial" w:cs="Arial"/>
          <w:bCs/>
        </w:rPr>
        <w:t xml:space="preserve">This manual describes the Word Press tool and explains how to work and use its major features. It serves as a means to describe the User interface, functionalities and how to use it to accomplish the tasks. </w:t>
      </w:r>
      <w:r w:rsidRPr="00D31C93">
        <w:rPr>
          <w:rFonts w:ascii="Arial" w:eastAsiaTheme="majorEastAsia" w:hAnsi="Arial" w:cs="Arial"/>
          <w:bCs/>
        </w:rPr>
        <w:cr/>
      </w:r>
    </w:p>
    <w:p w:rsidR="00522232" w:rsidRDefault="00522232" w:rsidP="001C11BE">
      <w:pPr>
        <w:pStyle w:val="Heading2"/>
      </w:pPr>
      <w:bookmarkStart w:id="4" w:name="_Toc61982314"/>
      <w:r>
        <w:t>Document Purpose</w:t>
      </w:r>
      <w:bookmarkEnd w:id="4"/>
    </w:p>
    <w:p w:rsidR="00C57288" w:rsidRPr="00D31C93" w:rsidRDefault="00C57288" w:rsidP="00C57288">
      <w:pPr>
        <w:rPr>
          <w:rFonts w:ascii="Arial" w:eastAsiaTheme="majorEastAsia" w:hAnsi="Arial" w:cs="Arial"/>
          <w:bCs/>
        </w:rPr>
      </w:pPr>
      <w:r w:rsidRPr="00D31C93">
        <w:rPr>
          <w:rFonts w:ascii="Arial" w:eastAsiaTheme="majorEastAsia" w:hAnsi="Arial" w:cs="Arial"/>
          <w:bCs/>
        </w:rPr>
        <w:t>The purpose of this document is to explain the activities involved in building the posts or websites and managing the same, to enable the users to understand and perform the tasks in an easy way.</w:t>
      </w:r>
    </w:p>
    <w:p w:rsidR="00522232" w:rsidRDefault="00522232" w:rsidP="001C11BE">
      <w:pPr>
        <w:pStyle w:val="Heading2"/>
      </w:pPr>
      <w:bookmarkStart w:id="5" w:name="_Toc61982315"/>
      <w:r>
        <w:t>Audience</w:t>
      </w:r>
      <w:bookmarkEnd w:id="5"/>
    </w:p>
    <w:p w:rsidR="002F4EE0" w:rsidRPr="00D31C93" w:rsidRDefault="002F4EE0" w:rsidP="002F4EE0">
      <w:pPr>
        <w:rPr>
          <w:rFonts w:ascii="Arial" w:eastAsiaTheme="majorEastAsia" w:hAnsi="Arial" w:cs="Arial"/>
          <w:bCs/>
        </w:rPr>
      </w:pPr>
      <w:r w:rsidRPr="00D31C93">
        <w:rPr>
          <w:rFonts w:ascii="Arial" w:eastAsiaTheme="majorEastAsia" w:hAnsi="Arial" w:cs="Arial"/>
          <w:bCs/>
        </w:rPr>
        <w:t xml:space="preserve">All the </w:t>
      </w:r>
      <w:r w:rsidR="00A97EC2" w:rsidRPr="00D31C93">
        <w:rPr>
          <w:rFonts w:ascii="Arial" w:eastAsiaTheme="majorEastAsia" w:hAnsi="Arial" w:cs="Arial"/>
          <w:bCs/>
        </w:rPr>
        <w:t>common u</w:t>
      </w:r>
      <w:r w:rsidRPr="00D31C93">
        <w:rPr>
          <w:rFonts w:ascii="Arial" w:eastAsiaTheme="majorEastAsia" w:hAnsi="Arial" w:cs="Arial"/>
          <w:bCs/>
        </w:rPr>
        <w:t>sers who develop the sites or blogs and manage the same are the intended audience.</w:t>
      </w:r>
    </w:p>
    <w:p w:rsidR="00C53F33" w:rsidRDefault="00C53F33" w:rsidP="00C53F33">
      <w:pPr>
        <w:pStyle w:val="Heading1"/>
      </w:pPr>
      <w:bookmarkStart w:id="6" w:name="_Toc61982316"/>
      <w:r>
        <w:t>Revision History</w:t>
      </w:r>
      <w:bookmarkEnd w:id="6"/>
    </w:p>
    <w:tbl>
      <w:tblPr>
        <w:tblStyle w:val="LightList-Accent1"/>
        <w:tblW w:w="0" w:type="auto"/>
        <w:tblLook w:val="04A0"/>
      </w:tblPr>
      <w:tblGrid>
        <w:gridCol w:w="3192"/>
        <w:gridCol w:w="3192"/>
        <w:gridCol w:w="3192"/>
      </w:tblGrid>
      <w:tr w:rsidR="00C53F33" w:rsidTr="00AD6C93">
        <w:trPr>
          <w:cnfStyle w:val="100000000000"/>
        </w:trPr>
        <w:tc>
          <w:tcPr>
            <w:cnfStyle w:val="001000000000"/>
            <w:tcW w:w="3192" w:type="dxa"/>
          </w:tcPr>
          <w:p w:rsidR="00C53F33" w:rsidRDefault="00C53F33" w:rsidP="00C53F33">
            <w:r>
              <w:t>Date</w:t>
            </w:r>
          </w:p>
        </w:tc>
        <w:tc>
          <w:tcPr>
            <w:tcW w:w="3192" w:type="dxa"/>
          </w:tcPr>
          <w:p w:rsidR="00C53F33" w:rsidRDefault="00C53F33" w:rsidP="00C53F33">
            <w:pPr>
              <w:cnfStyle w:val="100000000000"/>
            </w:pPr>
            <w:r>
              <w:t>Author</w:t>
            </w:r>
          </w:p>
        </w:tc>
        <w:tc>
          <w:tcPr>
            <w:tcW w:w="3192" w:type="dxa"/>
          </w:tcPr>
          <w:p w:rsidR="00C53F33" w:rsidRDefault="00C53F33" w:rsidP="00C53F33">
            <w:pPr>
              <w:cnfStyle w:val="100000000000"/>
            </w:pPr>
            <w:r>
              <w:t>Comments</w:t>
            </w:r>
          </w:p>
        </w:tc>
      </w:tr>
      <w:tr w:rsidR="00C53F33" w:rsidTr="00AD6C93">
        <w:trPr>
          <w:cnfStyle w:val="000000100000"/>
        </w:trPr>
        <w:tc>
          <w:tcPr>
            <w:cnfStyle w:val="001000000000"/>
            <w:tcW w:w="3192" w:type="dxa"/>
          </w:tcPr>
          <w:p w:rsidR="00C53F33" w:rsidRDefault="00AD6C93" w:rsidP="00C53F33">
            <w:r>
              <w:t>December 19, 2020</w:t>
            </w:r>
          </w:p>
        </w:tc>
        <w:tc>
          <w:tcPr>
            <w:tcW w:w="3192" w:type="dxa"/>
          </w:tcPr>
          <w:p w:rsidR="00C53F33" w:rsidRDefault="00AD6C93" w:rsidP="00C53F33">
            <w:pPr>
              <w:cnfStyle w:val="000000100000"/>
            </w:pPr>
            <w:r>
              <w:t>Sakshi/</w:t>
            </w:r>
            <w:proofErr w:type="spellStart"/>
            <w:r>
              <w:t>Shravan</w:t>
            </w:r>
            <w:proofErr w:type="spellEnd"/>
          </w:p>
        </w:tc>
        <w:tc>
          <w:tcPr>
            <w:tcW w:w="3192" w:type="dxa"/>
          </w:tcPr>
          <w:p w:rsidR="00C53F33" w:rsidRDefault="00AD6C93" w:rsidP="00C53F33">
            <w:pPr>
              <w:cnfStyle w:val="000000100000"/>
            </w:pPr>
            <w:r>
              <w:t>Need to undergo Technical Review</w:t>
            </w:r>
          </w:p>
        </w:tc>
      </w:tr>
      <w:tr w:rsidR="00AD6C93" w:rsidTr="00AD6C93">
        <w:tc>
          <w:tcPr>
            <w:cnfStyle w:val="001000000000"/>
            <w:tcW w:w="3192" w:type="dxa"/>
          </w:tcPr>
          <w:p w:rsidR="00AD6C93" w:rsidRDefault="00AD6C93" w:rsidP="00C53F33">
            <w:r>
              <w:t>January 19, 2021</w:t>
            </w:r>
          </w:p>
        </w:tc>
        <w:tc>
          <w:tcPr>
            <w:tcW w:w="3192" w:type="dxa"/>
          </w:tcPr>
          <w:p w:rsidR="00AD6C93" w:rsidRDefault="00AD6C93" w:rsidP="00C53F33">
            <w:pPr>
              <w:cnfStyle w:val="000000000000"/>
            </w:pPr>
            <w:r>
              <w:t>Sakshi/</w:t>
            </w:r>
            <w:proofErr w:type="spellStart"/>
            <w:r>
              <w:t>Shravan</w:t>
            </w:r>
            <w:proofErr w:type="spellEnd"/>
          </w:p>
        </w:tc>
        <w:tc>
          <w:tcPr>
            <w:tcW w:w="3192" w:type="dxa"/>
          </w:tcPr>
          <w:p w:rsidR="00AD6C93" w:rsidRDefault="002830D2" w:rsidP="00C53F33">
            <w:pPr>
              <w:cnfStyle w:val="000000000000"/>
            </w:pPr>
            <w:r>
              <w:t>Finalized</w:t>
            </w:r>
          </w:p>
        </w:tc>
      </w:tr>
    </w:tbl>
    <w:p w:rsidR="00C53F33" w:rsidRPr="00C53F33" w:rsidRDefault="00C53F33" w:rsidP="00C53F33"/>
    <w:p w:rsidR="000146B0" w:rsidRDefault="000146B0" w:rsidP="00C53F33">
      <w:pPr>
        <w:pStyle w:val="Heading1"/>
      </w:pPr>
      <w:r>
        <w:br w:type="page"/>
      </w:r>
    </w:p>
    <w:p w:rsidR="00524B7E" w:rsidRPr="003E74DC" w:rsidRDefault="003141C0">
      <w:pPr>
        <w:rPr>
          <w:rFonts w:ascii="Arial" w:hAnsi="Arial" w:cs="Arial"/>
          <w:b/>
          <w:color w:val="FDE9D9" w:themeColor="accent6" w:themeTint="33"/>
          <w:sz w:val="28"/>
          <w:szCs w:val="28"/>
        </w:rPr>
      </w:pPr>
      <w:r>
        <w:rPr>
          <w:rFonts w:ascii="Arial" w:hAnsi="Arial" w:cs="Arial"/>
          <w:b/>
          <w:noProof/>
          <w:color w:val="FDE9D9" w:themeColor="accent6" w:themeTint="33"/>
          <w:sz w:val="28"/>
          <w:szCs w:val="28"/>
        </w:rPr>
        <w:lastRenderedPageBreak/>
        <w:pict>
          <v:rect id="_x0000_s1030" style="position:absolute;margin-left:-90.7pt;margin-top:-167.85pt;width:630pt;height:1090.65pt;z-index:-251658752" fillcolor="#8064a2 [3207]" strokecolor="#8064a2 [3207]" strokeweight="10pt">
            <v:stroke linestyle="thinThin"/>
            <v:shadow color="#868686"/>
          </v:rect>
        </w:pict>
      </w:r>
      <w:r w:rsidR="00524B7E" w:rsidRPr="003E74DC">
        <w:rPr>
          <w:rFonts w:ascii="Arial" w:hAnsi="Arial" w:cs="Arial"/>
          <w:b/>
          <w:color w:val="FDE9D9" w:themeColor="accent6" w:themeTint="33"/>
          <w:sz w:val="28"/>
          <w:szCs w:val="28"/>
        </w:rPr>
        <w:t>Chapter- 1</w:t>
      </w:r>
    </w:p>
    <w:p w:rsidR="00524B7E" w:rsidRPr="0081225D" w:rsidRDefault="00524B7E">
      <w:pPr>
        <w:rPr>
          <w:rFonts w:ascii="Arial" w:hAnsi="Arial" w:cs="Arial"/>
          <w:b/>
          <w:color w:val="FDE9D9" w:themeColor="accent6" w:themeTint="33"/>
          <w:sz w:val="52"/>
          <w:szCs w:val="52"/>
        </w:rPr>
      </w:pPr>
      <w:r w:rsidRPr="0081225D">
        <w:rPr>
          <w:rFonts w:ascii="Arial" w:hAnsi="Arial" w:cs="Arial"/>
          <w:b/>
          <w:color w:val="FDE9D9" w:themeColor="accent6" w:themeTint="33"/>
          <w:sz w:val="52"/>
          <w:szCs w:val="52"/>
        </w:rPr>
        <w:t>Introduction to Word Press</w:t>
      </w:r>
    </w:p>
    <w:p w:rsidR="0081225D" w:rsidRPr="0081225D" w:rsidRDefault="0081225D" w:rsidP="0081225D">
      <w:pPr>
        <w:rPr>
          <w:rFonts w:ascii="Arial" w:hAnsi="Arial" w:cs="Arial"/>
          <w:color w:val="FDE9D9" w:themeColor="accent6" w:themeTint="33"/>
          <w:sz w:val="24"/>
          <w:szCs w:val="24"/>
        </w:rPr>
      </w:pPr>
      <w:r w:rsidRPr="0081225D">
        <w:rPr>
          <w:rFonts w:ascii="Arial" w:hAnsi="Arial" w:cs="Arial"/>
          <w:color w:val="FDE9D9" w:themeColor="accent6" w:themeTint="33"/>
          <w:sz w:val="24"/>
          <w:szCs w:val="24"/>
        </w:rPr>
        <w:t>This chapter will introduce you the purpose of this</w:t>
      </w:r>
    </w:p>
    <w:p w:rsidR="0081225D" w:rsidRPr="0081225D" w:rsidRDefault="0081225D" w:rsidP="0081225D">
      <w:pPr>
        <w:rPr>
          <w:rFonts w:ascii="Arial" w:hAnsi="Arial" w:cs="Arial"/>
          <w:color w:val="FDE9D9" w:themeColor="accent6" w:themeTint="33"/>
          <w:sz w:val="24"/>
          <w:szCs w:val="24"/>
        </w:rPr>
      </w:pPr>
      <w:r>
        <w:rPr>
          <w:rFonts w:ascii="Arial" w:hAnsi="Arial" w:cs="Arial"/>
          <w:color w:val="FDE9D9" w:themeColor="accent6" w:themeTint="33"/>
          <w:sz w:val="24"/>
          <w:szCs w:val="24"/>
        </w:rPr>
        <w:t>Application…</w:t>
      </w:r>
    </w:p>
    <w:p w:rsidR="00524B7E" w:rsidRDefault="00524B7E">
      <w:pPr>
        <w:rPr>
          <w:rFonts w:ascii="Arial" w:hAnsi="Arial" w:cs="Arial"/>
          <w:b/>
          <w:color w:val="FDE9D9" w:themeColor="accent6" w:themeTint="33"/>
          <w:sz w:val="24"/>
          <w:szCs w:val="24"/>
        </w:rPr>
      </w:pPr>
    </w:p>
    <w:p w:rsidR="00524B7E" w:rsidRDefault="00524B7E">
      <w:pPr>
        <w:rPr>
          <w:rFonts w:ascii="Arial" w:hAnsi="Arial" w:cs="Arial"/>
          <w:b/>
          <w:color w:val="FDE9D9" w:themeColor="accent6" w:themeTint="33"/>
          <w:sz w:val="24"/>
          <w:szCs w:val="24"/>
        </w:rPr>
      </w:pPr>
    </w:p>
    <w:p w:rsidR="00524B7E" w:rsidRDefault="00524B7E">
      <w:pPr>
        <w:rPr>
          <w:rFonts w:ascii="Arial" w:hAnsi="Arial" w:cs="Arial"/>
          <w:b/>
          <w:color w:val="FDE9D9" w:themeColor="accent6" w:themeTint="33"/>
          <w:sz w:val="24"/>
          <w:szCs w:val="24"/>
        </w:rPr>
      </w:pPr>
    </w:p>
    <w:p w:rsidR="0081225D" w:rsidRDefault="000146B0">
      <w:pPr>
        <w:rPr>
          <w:rFonts w:ascii="Arial" w:eastAsiaTheme="majorEastAsia" w:hAnsi="Arial" w:cs="Arial"/>
          <w:b/>
          <w:bCs/>
          <w:color w:val="FDE9D9" w:themeColor="accent6" w:themeTint="33"/>
          <w:sz w:val="24"/>
          <w:szCs w:val="24"/>
        </w:rPr>
      </w:pPr>
      <w:r w:rsidRPr="00524B7E">
        <w:rPr>
          <w:rFonts w:ascii="Arial" w:hAnsi="Arial" w:cs="Arial"/>
          <w:b/>
          <w:color w:val="FDE9D9" w:themeColor="accent6" w:themeTint="33"/>
          <w:sz w:val="24"/>
          <w:szCs w:val="24"/>
        </w:rPr>
        <w:br w:type="page"/>
      </w:r>
    </w:p>
    <w:p w:rsidR="0081225D" w:rsidRPr="00DA0A66" w:rsidRDefault="0081225D" w:rsidP="002F1366">
      <w:pPr>
        <w:pStyle w:val="Heading1"/>
      </w:pPr>
      <w:bookmarkStart w:id="7" w:name="_Toc61982317"/>
      <w:r w:rsidRPr="00DA0A66">
        <w:lastRenderedPageBreak/>
        <w:t xml:space="preserve">Introduction to </w:t>
      </w:r>
      <w:proofErr w:type="spellStart"/>
      <w:r w:rsidRPr="00DA0A66">
        <w:t>WordPress</w:t>
      </w:r>
      <w:bookmarkEnd w:id="7"/>
      <w:proofErr w:type="spellEnd"/>
    </w:p>
    <w:p w:rsidR="0081225D" w:rsidRPr="00D31C93" w:rsidRDefault="0081225D">
      <w:pPr>
        <w:rPr>
          <w:rFonts w:ascii="Arial" w:eastAsiaTheme="majorEastAsia" w:hAnsi="Arial" w:cs="Arial"/>
          <w:bCs/>
        </w:rPr>
      </w:pPr>
      <w:proofErr w:type="spellStart"/>
      <w:r w:rsidRPr="00D31C93">
        <w:rPr>
          <w:rFonts w:ascii="Arial" w:eastAsiaTheme="majorEastAsia" w:hAnsi="Arial" w:cs="Arial"/>
          <w:bCs/>
        </w:rPr>
        <w:t>WordPress</w:t>
      </w:r>
      <w:proofErr w:type="spellEnd"/>
      <w:r w:rsidRPr="00D31C93">
        <w:rPr>
          <w:rFonts w:ascii="Arial" w:eastAsiaTheme="majorEastAsia" w:hAnsi="Arial" w:cs="Arial"/>
          <w:bCs/>
        </w:rPr>
        <w:t xml:space="preserve"> is an Open Source software system used by millions of people around the world to create beautiful websites and blogs. It is completely customizable by the use of themes and plugins.</w:t>
      </w:r>
    </w:p>
    <w:p w:rsidR="00AC16F9" w:rsidRPr="00D31C93" w:rsidRDefault="00AC16F9">
      <w:pPr>
        <w:rPr>
          <w:rFonts w:ascii="Arial" w:eastAsiaTheme="majorEastAsia" w:hAnsi="Arial" w:cs="Arial"/>
          <w:bCs/>
        </w:rPr>
      </w:pPr>
      <w:r w:rsidRPr="00D31C93">
        <w:rPr>
          <w:rFonts w:ascii="Arial" w:eastAsiaTheme="majorEastAsia" w:hAnsi="Arial" w:cs="Arial"/>
          <w:bCs/>
        </w:rPr>
        <w:t xml:space="preserve">Themes can be easily downloaded from the official </w:t>
      </w:r>
      <w:proofErr w:type="spellStart"/>
      <w:r w:rsidRPr="00D31C93">
        <w:rPr>
          <w:rFonts w:ascii="Arial" w:eastAsiaTheme="majorEastAsia" w:hAnsi="Arial" w:cs="Arial"/>
          <w:bCs/>
        </w:rPr>
        <w:t>WordPress</w:t>
      </w:r>
      <w:proofErr w:type="spellEnd"/>
      <w:r w:rsidRPr="00D31C93">
        <w:rPr>
          <w:rFonts w:ascii="Arial" w:eastAsiaTheme="majorEastAsia" w:hAnsi="Arial" w:cs="Arial"/>
          <w:bCs/>
        </w:rPr>
        <w:t xml:space="preserve"> site or from hundreds of other places around the web. The same goes with plugins, which are used to extend the functionality of your </w:t>
      </w:r>
      <w:proofErr w:type="spellStart"/>
      <w:r w:rsidRPr="00D31C93">
        <w:rPr>
          <w:rFonts w:ascii="Arial" w:eastAsiaTheme="majorEastAsia" w:hAnsi="Arial" w:cs="Arial"/>
          <w:bCs/>
        </w:rPr>
        <w:t>WordPress</w:t>
      </w:r>
      <w:proofErr w:type="spellEnd"/>
      <w:r w:rsidRPr="00D31C93">
        <w:rPr>
          <w:rFonts w:ascii="Arial" w:eastAsiaTheme="majorEastAsia" w:hAnsi="Arial" w:cs="Arial"/>
          <w:bCs/>
        </w:rPr>
        <w:t xml:space="preserve"> site.</w:t>
      </w:r>
    </w:p>
    <w:p w:rsidR="00B943D9" w:rsidRPr="00D31C93" w:rsidRDefault="00B943D9" w:rsidP="00B943D9">
      <w:pPr>
        <w:rPr>
          <w:rFonts w:ascii="Arial" w:hAnsi="Arial" w:cs="Arial"/>
        </w:rPr>
      </w:pPr>
      <w:r w:rsidRPr="0003786D">
        <w:rPr>
          <w:rStyle w:val="Heading5Char"/>
          <w:b/>
          <w:color w:val="auto"/>
          <w:sz w:val="26"/>
          <w:szCs w:val="26"/>
        </w:rPr>
        <w:t>Objective</w:t>
      </w:r>
      <w:r w:rsidRPr="0003786D">
        <w:rPr>
          <w:b/>
          <w:sz w:val="26"/>
          <w:szCs w:val="26"/>
        </w:rPr>
        <w:t>:</w:t>
      </w:r>
      <w:r w:rsidRPr="00B943D9">
        <w:rPr>
          <w:b/>
        </w:rPr>
        <w:t xml:space="preserve">  </w:t>
      </w:r>
      <w:r w:rsidRPr="00D31C93">
        <w:rPr>
          <w:rFonts w:ascii="Arial" w:hAnsi="Arial" w:cs="Arial"/>
        </w:rPr>
        <w:t>The main objective of Word Press CMS tool is to build a semantically structured website or blog and manage the same efficiently</w:t>
      </w:r>
      <w:r w:rsidR="00CC0C1E" w:rsidRPr="00D31C93">
        <w:rPr>
          <w:rFonts w:ascii="Arial" w:hAnsi="Arial" w:cs="Arial"/>
        </w:rPr>
        <w:t>.</w:t>
      </w:r>
    </w:p>
    <w:p w:rsidR="00EC7307" w:rsidRPr="0003786D" w:rsidRDefault="00EC7307" w:rsidP="00EC7307">
      <w:pPr>
        <w:pStyle w:val="Heading2"/>
        <w:rPr>
          <w:rFonts w:ascii="Georgia" w:hAnsi="Georgia"/>
          <w:color w:val="auto"/>
        </w:rPr>
      </w:pPr>
      <w:bookmarkStart w:id="8" w:name="_Toc61982318"/>
      <w:r w:rsidRPr="0003786D">
        <w:rPr>
          <w:rFonts w:ascii="Georgia" w:hAnsi="Georgia"/>
          <w:color w:val="auto"/>
        </w:rPr>
        <w:t>Benefits</w:t>
      </w:r>
      <w:bookmarkEnd w:id="8"/>
    </w:p>
    <w:p w:rsidR="00FA699B" w:rsidRPr="00D31C93" w:rsidRDefault="00FA699B" w:rsidP="00FA699B">
      <w:pPr>
        <w:pStyle w:val="ListParagraph"/>
        <w:numPr>
          <w:ilvl w:val="0"/>
          <w:numId w:val="7"/>
        </w:numPr>
        <w:rPr>
          <w:rFonts w:ascii="Arial" w:hAnsi="Arial" w:cs="Arial"/>
        </w:rPr>
      </w:pPr>
      <w:r w:rsidRPr="00D31C93">
        <w:rPr>
          <w:rFonts w:ascii="Arial" w:hAnsi="Arial" w:cs="Arial"/>
        </w:rPr>
        <w:t>Just about anybody can learn how to use it.</w:t>
      </w:r>
    </w:p>
    <w:p w:rsidR="00FA699B" w:rsidRPr="00D31C93" w:rsidRDefault="00FA699B" w:rsidP="00FA699B">
      <w:pPr>
        <w:pStyle w:val="ListParagraph"/>
        <w:numPr>
          <w:ilvl w:val="0"/>
          <w:numId w:val="7"/>
        </w:numPr>
        <w:rPr>
          <w:rFonts w:ascii="Arial" w:hAnsi="Arial" w:cs="Arial"/>
        </w:rPr>
      </w:pPr>
      <w:r w:rsidRPr="00D31C93">
        <w:rPr>
          <w:rFonts w:ascii="Arial" w:hAnsi="Arial" w:cs="Arial"/>
        </w:rPr>
        <w:t>It's stable and relatively bug free.</w:t>
      </w:r>
    </w:p>
    <w:p w:rsidR="00FA699B" w:rsidRPr="00D31C93" w:rsidRDefault="00FA699B" w:rsidP="00FA699B">
      <w:pPr>
        <w:pStyle w:val="ListParagraph"/>
        <w:numPr>
          <w:ilvl w:val="0"/>
          <w:numId w:val="7"/>
        </w:numPr>
        <w:rPr>
          <w:rFonts w:ascii="Arial" w:hAnsi="Arial" w:cs="Arial"/>
        </w:rPr>
      </w:pPr>
      <w:r w:rsidRPr="00D31C93">
        <w:rPr>
          <w:rFonts w:ascii="Arial" w:hAnsi="Arial" w:cs="Arial"/>
        </w:rPr>
        <w:t>It has a huge range of free and premium themes which can add functionality and</w:t>
      </w:r>
    </w:p>
    <w:p w:rsidR="00FA699B" w:rsidRPr="00D31C93" w:rsidRDefault="00FA699B" w:rsidP="00FA699B">
      <w:pPr>
        <w:pStyle w:val="ListParagraph"/>
        <w:rPr>
          <w:rFonts w:ascii="Arial" w:hAnsi="Arial" w:cs="Arial"/>
        </w:rPr>
      </w:pPr>
      <w:proofErr w:type="gramStart"/>
      <w:r w:rsidRPr="00D31C93">
        <w:rPr>
          <w:rFonts w:ascii="Arial" w:hAnsi="Arial" w:cs="Arial"/>
        </w:rPr>
        <w:t>style</w:t>
      </w:r>
      <w:proofErr w:type="gramEnd"/>
      <w:r w:rsidRPr="00D31C93">
        <w:rPr>
          <w:rFonts w:ascii="Arial" w:hAnsi="Arial" w:cs="Arial"/>
        </w:rPr>
        <w:t xml:space="preserve"> to your site.</w:t>
      </w:r>
    </w:p>
    <w:p w:rsidR="00FA699B" w:rsidRPr="00D31C93" w:rsidRDefault="00FA699B" w:rsidP="00FA699B">
      <w:pPr>
        <w:pStyle w:val="ListParagraph"/>
        <w:numPr>
          <w:ilvl w:val="0"/>
          <w:numId w:val="8"/>
        </w:numPr>
        <w:rPr>
          <w:rFonts w:ascii="Arial" w:hAnsi="Arial" w:cs="Arial"/>
        </w:rPr>
      </w:pPr>
      <w:r w:rsidRPr="00D31C93">
        <w:rPr>
          <w:rFonts w:ascii="Arial" w:hAnsi="Arial" w:cs="Arial"/>
        </w:rPr>
        <w:t>It has a huge selection of plugins that can add new features and tricks to your site.</w:t>
      </w:r>
    </w:p>
    <w:p w:rsidR="00FA699B" w:rsidRPr="00D31C93" w:rsidRDefault="00FA699B" w:rsidP="00FA699B">
      <w:pPr>
        <w:pStyle w:val="ListParagraph"/>
        <w:numPr>
          <w:ilvl w:val="0"/>
          <w:numId w:val="8"/>
        </w:numPr>
        <w:rPr>
          <w:rFonts w:ascii="Arial" w:hAnsi="Arial" w:cs="Arial"/>
        </w:rPr>
      </w:pPr>
      <w:r w:rsidRPr="00D31C93">
        <w:rPr>
          <w:rFonts w:ascii="Arial" w:hAnsi="Arial" w:cs="Arial"/>
        </w:rPr>
        <w:t>It’s no longer only for blogs.</w:t>
      </w:r>
    </w:p>
    <w:p w:rsidR="00FA699B" w:rsidRPr="00D31C93" w:rsidRDefault="00FA699B" w:rsidP="00FA699B">
      <w:pPr>
        <w:pStyle w:val="ListParagraph"/>
        <w:numPr>
          <w:ilvl w:val="0"/>
          <w:numId w:val="8"/>
        </w:numPr>
        <w:rPr>
          <w:rFonts w:ascii="Arial" w:hAnsi="Arial" w:cs="Arial"/>
        </w:rPr>
      </w:pPr>
      <w:proofErr w:type="gramStart"/>
      <w:r w:rsidRPr="00D31C93">
        <w:rPr>
          <w:rFonts w:ascii="Arial" w:hAnsi="Arial" w:cs="Arial"/>
        </w:rPr>
        <w:t>it’s</w:t>
      </w:r>
      <w:proofErr w:type="gramEnd"/>
      <w:r w:rsidRPr="00D31C93">
        <w:rPr>
          <w:rFonts w:ascii="Arial" w:hAnsi="Arial" w:cs="Arial"/>
        </w:rPr>
        <w:t xml:space="preserve"> FREE!.</w:t>
      </w:r>
    </w:p>
    <w:p w:rsidR="0073459B" w:rsidRDefault="0073459B" w:rsidP="009F7A37">
      <w:pPr>
        <w:pStyle w:val="Heading2"/>
      </w:pPr>
    </w:p>
    <w:p w:rsidR="0095238A" w:rsidRDefault="009F7A37" w:rsidP="002F1366">
      <w:pPr>
        <w:pStyle w:val="Heading1"/>
      </w:pPr>
      <w:bookmarkStart w:id="9" w:name="_Toc61982319"/>
      <w:r>
        <w:t>Login</w:t>
      </w:r>
      <w:bookmarkEnd w:id="9"/>
    </w:p>
    <w:p w:rsidR="00DA0A66" w:rsidRPr="00D31C93" w:rsidRDefault="00DA0A66" w:rsidP="00DA0A66">
      <w:pPr>
        <w:rPr>
          <w:rFonts w:ascii="Arial" w:hAnsi="Arial" w:cs="Arial"/>
        </w:rPr>
      </w:pPr>
      <w:r w:rsidRPr="00D31C93">
        <w:rPr>
          <w:rFonts w:ascii="Arial" w:hAnsi="Arial" w:cs="Arial"/>
        </w:rPr>
        <w:t>Before you can make any changes to your site, you will need to log in.</w:t>
      </w:r>
      <w:r w:rsidR="001A7E21" w:rsidRPr="00D31C93">
        <w:rPr>
          <w:rFonts w:ascii="Arial" w:hAnsi="Arial" w:cs="Arial"/>
        </w:rPr>
        <w:t xml:space="preserve"> The login for your site is typically found at the following URL – http://your-wordpress-site.com/wp-admin. </w:t>
      </w:r>
      <w:r w:rsidR="00972092" w:rsidRPr="00D31C93">
        <w:rPr>
          <w:rFonts w:ascii="Arial" w:hAnsi="Arial" w:cs="Arial"/>
        </w:rPr>
        <w:t>R</w:t>
      </w:r>
      <w:r w:rsidR="001A7E21" w:rsidRPr="00D31C93">
        <w:rPr>
          <w:rFonts w:ascii="Arial" w:hAnsi="Arial" w:cs="Arial"/>
        </w:rPr>
        <w:t xml:space="preserve">eplace </w:t>
      </w:r>
      <w:r w:rsidR="00972092" w:rsidRPr="00D31C93">
        <w:rPr>
          <w:rFonts w:ascii="Arial" w:hAnsi="Arial" w:cs="Arial"/>
        </w:rPr>
        <w:t>“</w:t>
      </w:r>
      <w:r w:rsidR="001A7E21" w:rsidRPr="00D31C93">
        <w:rPr>
          <w:rFonts w:ascii="Arial" w:hAnsi="Arial" w:cs="Arial"/>
        </w:rPr>
        <w:t>your-wordpress-site.com</w:t>
      </w:r>
      <w:r w:rsidR="00972092" w:rsidRPr="00D31C93">
        <w:rPr>
          <w:rFonts w:ascii="Arial" w:hAnsi="Arial" w:cs="Arial"/>
        </w:rPr>
        <w:t>”</w:t>
      </w:r>
      <w:r w:rsidR="001A7E21" w:rsidRPr="00D31C93">
        <w:rPr>
          <w:rFonts w:ascii="Arial" w:hAnsi="Arial" w:cs="Arial"/>
        </w:rPr>
        <w:t xml:space="preserve"> with your actual domain name.</w:t>
      </w:r>
    </w:p>
    <w:p w:rsidR="00F04FD1" w:rsidRDefault="00F04FD1" w:rsidP="00DA0A66"/>
    <w:p w:rsidR="00F04FD1" w:rsidRDefault="00F04FD1" w:rsidP="00DA0A66"/>
    <w:p w:rsidR="00F04FD1" w:rsidRDefault="00F04FD1" w:rsidP="00DA0A66"/>
    <w:p w:rsidR="00F04FD1" w:rsidRDefault="00F04FD1" w:rsidP="00DA0A66"/>
    <w:p w:rsidR="00F04FD1" w:rsidRDefault="00F04FD1" w:rsidP="00DA0A66"/>
    <w:p w:rsidR="00F04FD1" w:rsidRDefault="00F04FD1" w:rsidP="00DA0A66"/>
    <w:p w:rsidR="00F04FD1" w:rsidRDefault="00F04FD1" w:rsidP="00DA0A66"/>
    <w:p w:rsidR="00F04FD1" w:rsidRDefault="00F04FD1" w:rsidP="00DA0A66"/>
    <w:p w:rsidR="00F04FD1" w:rsidRDefault="00F04FD1" w:rsidP="00DA0A66"/>
    <w:p w:rsidR="002840AB" w:rsidRDefault="002840AB" w:rsidP="002840AB">
      <w:pPr>
        <w:keepNext/>
      </w:pPr>
      <w:r>
        <w:t xml:space="preserve">               </w:t>
      </w:r>
      <w:r w:rsidR="00F04FD1">
        <w:rPr>
          <w:noProof/>
        </w:rPr>
        <w:drawing>
          <wp:inline distT="0" distB="0" distL="0" distR="0">
            <wp:extent cx="4983174" cy="4897315"/>
            <wp:effectExtent l="19050" t="0" r="0" b="0"/>
            <wp:docPr id="22" name="Picture 22" descr="C:\Users\Sakshi\AppData\Local\Temp\SNAGHTML55ea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kshi\AppData\Local\Temp\SNAGHTML55ea155.PNG"/>
                    <pic:cNvPicPr>
                      <a:picLocks noChangeAspect="1" noChangeArrowheads="1"/>
                    </pic:cNvPicPr>
                  </pic:nvPicPr>
                  <pic:blipFill>
                    <a:blip r:embed="rId9" cstate="print"/>
                    <a:srcRect/>
                    <a:stretch>
                      <a:fillRect/>
                    </a:stretch>
                  </pic:blipFill>
                  <pic:spPr bwMode="auto">
                    <a:xfrm>
                      <a:off x="0" y="0"/>
                      <a:ext cx="5000184" cy="4914032"/>
                    </a:xfrm>
                    <a:prstGeom prst="rect">
                      <a:avLst/>
                    </a:prstGeom>
                    <a:noFill/>
                    <a:ln w="9525">
                      <a:noFill/>
                      <a:miter lim="800000"/>
                      <a:headEnd/>
                      <a:tailEnd/>
                    </a:ln>
                  </pic:spPr>
                </pic:pic>
              </a:graphicData>
            </a:graphic>
          </wp:inline>
        </w:drawing>
      </w:r>
    </w:p>
    <w:p w:rsidR="00F04FD1" w:rsidRDefault="002840AB" w:rsidP="002840AB">
      <w:pPr>
        <w:pStyle w:val="Caption"/>
      </w:pPr>
      <w:r>
        <w:t xml:space="preserve">                                                                                          </w:t>
      </w:r>
      <w:bookmarkStart w:id="10" w:name="_Toc61460775"/>
      <w:bookmarkStart w:id="11" w:name="_Toc61982349"/>
      <w:r>
        <w:t xml:space="preserve">Figure </w:t>
      </w:r>
      <w:fldSimple w:instr=" SEQ Figure \* ARABIC ">
        <w:r w:rsidR="005E56EA">
          <w:rPr>
            <w:noProof/>
          </w:rPr>
          <w:t>1</w:t>
        </w:r>
      </w:fldSimple>
      <w:r>
        <w:t>: Login Page</w:t>
      </w:r>
      <w:bookmarkEnd w:id="10"/>
      <w:bookmarkEnd w:id="11"/>
    </w:p>
    <w:p w:rsidR="009129A5" w:rsidRPr="009129A5" w:rsidRDefault="009129A5" w:rsidP="00DF4195"/>
    <w:p w:rsidR="00F04FD1" w:rsidRDefault="00F04FD1" w:rsidP="00DA0A66"/>
    <w:p w:rsidR="00F04FD1" w:rsidRPr="00D31C93" w:rsidRDefault="006C48E9" w:rsidP="00DA0A66">
      <w:pPr>
        <w:rPr>
          <w:rFonts w:ascii="Arial" w:hAnsi="Arial" w:cs="Arial"/>
        </w:rPr>
      </w:pPr>
      <w:r w:rsidRPr="00D31C93">
        <w:rPr>
          <w:rFonts w:ascii="Arial" w:hAnsi="Arial" w:cs="Arial"/>
        </w:rPr>
        <w:t xml:space="preserve">You can </w:t>
      </w:r>
      <w:r w:rsidR="00F04FD1" w:rsidRPr="00D31C93">
        <w:rPr>
          <w:rFonts w:ascii="Arial" w:hAnsi="Arial" w:cs="Arial"/>
        </w:rPr>
        <w:t>create your account by</w:t>
      </w:r>
      <w:r w:rsidRPr="00D31C93">
        <w:rPr>
          <w:rFonts w:ascii="Arial" w:hAnsi="Arial" w:cs="Arial"/>
        </w:rPr>
        <w:t xml:space="preserve"> using </w:t>
      </w:r>
      <w:r w:rsidR="00F04FD1" w:rsidRPr="00D31C93">
        <w:rPr>
          <w:rFonts w:ascii="Arial" w:hAnsi="Arial" w:cs="Arial"/>
        </w:rPr>
        <w:t>your Username,</w:t>
      </w:r>
      <w:r w:rsidRPr="00D31C93">
        <w:rPr>
          <w:rFonts w:ascii="Arial" w:hAnsi="Arial" w:cs="Arial"/>
        </w:rPr>
        <w:t xml:space="preserve"> email address</w:t>
      </w:r>
      <w:r w:rsidR="00F04FD1" w:rsidRPr="00D31C93">
        <w:rPr>
          <w:rFonts w:ascii="Arial" w:hAnsi="Arial" w:cs="Arial"/>
        </w:rPr>
        <w:t xml:space="preserve"> and a unique password.</w:t>
      </w:r>
      <w:r w:rsidRPr="00D31C93">
        <w:rPr>
          <w:rFonts w:ascii="Arial" w:hAnsi="Arial" w:cs="Arial"/>
        </w:rPr>
        <w:t xml:space="preserve"> </w:t>
      </w:r>
      <w:r w:rsidR="00A71C13">
        <w:rPr>
          <w:rFonts w:ascii="Arial" w:hAnsi="Arial" w:cs="Arial"/>
        </w:rPr>
        <w:t>C</w:t>
      </w:r>
      <w:r w:rsidRPr="00D31C93">
        <w:rPr>
          <w:rFonts w:ascii="Arial" w:hAnsi="Arial" w:cs="Arial"/>
        </w:rPr>
        <w:t>lick on the ‘eye’ icon in the Password field to reveal the password that you entered, if you’d like to make sure you typed it correctly.</w:t>
      </w:r>
      <w:r w:rsidR="00501DF6" w:rsidRPr="00D31C93">
        <w:rPr>
          <w:rFonts w:ascii="Arial" w:hAnsi="Arial" w:cs="Arial"/>
        </w:rPr>
        <w:t xml:space="preserve">       </w:t>
      </w:r>
    </w:p>
    <w:p w:rsidR="006C48E9" w:rsidRPr="00D31C93" w:rsidRDefault="00A71C13" w:rsidP="00DA0A66">
      <w:pPr>
        <w:rPr>
          <w:rFonts w:ascii="Arial" w:hAnsi="Arial" w:cs="Arial"/>
        </w:rPr>
      </w:pPr>
      <w:r>
        <w:rPr>
          <w:rFonts w:ascii="Arial" w:hAnsi="Arial" w:cs="Arial"/>
        </w:rPr>
        <w:t>L</w:t>
      </w:r>
      <w:r w:rsidR="0073459B" w:rsidRPr="00D31C93">
        <w:rPr>
          <w:rFonts w:ascii="Arial" w:hAnsi="Arial" w:cs="Arial"/>
        </w:rPr>
        <w:t>ogin to your Dashboard using either your Username or email address associated with your account.</w:t>
      </w:r>
      <w:r w:rsidR="00501DF6" w:rsidRPr="00D31C93">
        <w:rPr>
          <w:rFonts w:ascii="Arial" w:hAnsi="Arial" w:cs="Arial"/>
        </w:rPr>
        <w:t xml:space="preserve">                                                           </w:t>
      </w:r>
    </w:p>
    <w:p w:rsidR="00501DF6" w:rsidRPr="00D31C93" w:rsidRDefault="00811464" w:rsidP="00811464">
      <w:pPr>
        <w:rPr>
          <w:rFonts w:ascii="Arial" w:hAnsi="Arial" w:cs="Arial"/>
        </w:rPr>
      </w:pPr>
      <w:r w:rsidRPr="00D31C93">
        <w:rPr>
          <w:rFonts w:ascii="Arial" w:hAnsi="Arial" w:cs="Arial"/>
        </w:rPr>
        <w:lastRenderedPageBreak/>
        <w:t>First connect to your website – during installation you will have set up a username and been emailed a password which will have been auto-generated.</w:t>
      </w:r>
    </w:p>
    <w:p w:rsidR="00501DF6" w:rsidRPr="00D31C93" w:rsidRDefault="00811464" w:rsidP="00DA0A66">
      <w:pPr>
        <w:rPr>
          <w:rFonts w:ascii="Arial" w:hAnsi="Arial" w:cs="Arial"/>
        </w:rPr>
      </w:pPr>
      <w:r w:rsidRPr="00D31C93">
        <w:rPr>
          <w:rFonts w:ascii="Arial" w:hAnsi="Arial" w:cs="Arial"/>
        </w:rPr>
        <w:t>If you lose your credentials</w:t>
      </w:r>
      <w:r w:rsidR="00501DF6" w:rsidRPr="00D31C93">
        <w:rPr>
          <w:rFonts w:ascii="Arial" w:hAnsi="Arial" w:cs="Arial"/>
        </w:rPr>
        <w:t>, click on “Lost your password?” and a new password will be generated and emailed to you</w:t>
      </w:r>
      <w:r w:rsidR="003160AB" w:rsidRPr="00D31C93">
        <w:rPr>
          <w:rFonts w:ascii="Arial" w:hAnsi="Arial" w:cs="Arial"/>
        </w:rPr>
        <w:t xml:space="preserve"> with instructions on how to reset </w:t>
      </w:r>
      <w:r w:rsidR="00FF2A05">
        <w:rPr>
          <w:rFonts w:ascii="Arial" w:hAnsi="Arial" w:cs="Arial"/>
        </w:rPr>
        <w:t xml:space="preserve">the </w:t>
      </w:r>
      <w:r w:rsidR="003160AB" w:rsidRPr="00D31C93">
        <w:rPr>
          <w:rFonts w:ascii="Arial" w:hAnsi="Arial" w:cs="Arial"/>
        </w:rPr>
        <w:t>password</w:t>
      </w:r>
      <w:r w:rsidR="00501DF6" w:rsidRPr="00D31C93">
        <w:rPr>
          <w:rFonts w:ascii="Arial" w:hAnsi="Arial" w:cs="Arial"/>
        </w:rPr>
        <w:t>.</w:t>
      </w:r>
      <w:r w:rsidRPr="00D31C93">
        <w:rPr>
          <w:rFonts w:ascii="Arial" w:hAnsi="Arial" w:cs="Arial"/>
        </w:rPr>
        <w:t xml:space="preserve"> You can change </w:t>
      </w:r>
      <w:r w:rsidR="00816167">
        <w:rPr>
          <w:rFonts w:ascii="Arial" w:hAnsi="Arial" w:cs="Arial"/>
        </w:rPr>
        <w:t xml:space="preserve">newly set </w:t>
      </w:r>
      <w:r w:rsidRPr="00D31C93">
        <w:rPr>
          <w:rFonts w:ascii="Arial" w:hAnsi="Arial" w:cs="Arial"/>
        </w:rPr>
        <w:t>password to something more memorable.</w:t>
      </w:r>
    </w:p>
    <w:p w:rsidR="00B701FE" w:rsidRDefault="009129A5" w:rsidP="003E74DC">
      <w:pPr>
        <w:rPr>
          <w:rFonts w:asciiTheme="majorHAnsi" w:eastAsiaTheme="majorEastAsia" w:hAnsiTheme="majorHAnsi" w:cstheme="majorBidi"/>
          <w:b/>
          <w:bCs/>
          <w:color w:val="365F91" w:themeColor="accent1" w:themeShade="BF"/>
          <w:sz w:val="24"/>
          <w:szCs w:val="24"/>
        </w:rPr>
      </w:pPr>
      <w:r>
        <w:rPr>
          <w:sz w:val="24"/>
          <w:szCs w:val="24"/>
        </w:rPr>
        <w:br w:type="page"/>
      </w:r>
    </w:p>
    <w:p w:rsidR="00B701FE" w:rsidRDefault="003141C0" w:rsidP="003E74DC">
      <w:pPr>
        <w:rPr>
          <w:rFonts w:asciiTheme="majorHAnsi" w:eastAsiaTheme="majorEastAsia" w:hAnsiTheme="majorHAnsi" w:cstheme="majorBidi"/>
          <w:b/>
          <w:bCs/>
          <w:color w:val="365F91" w:themeColor="accent1" w:themeShade="BF"/>
          <w:sz w:val="24"/>
          <w:szCs w:val="24"/>
        </w:rPr>
      </w:pPr>
      <w:r w:rsidRPr="003141C0">
        <w:rPr>
          <w:rFonts w:ascii="Arial" w:hAnsi="Arial" w:cs="Arial"/>
          <w:noProof/>
          <w:color w:val="FFFFFF" w:themeColor="background1"/>
          <w:sz w:val="28"/>
          <w:szCs w:val="28"/>
        </w:rPr>
        <w:lastRenderedPageBreak/>
        <w:pict>
          <v:rect id="_x0000_s1031" style="position:absolute;margin-left:-77.4pt;margin-top:-98.15pt;width:617.4pt;height:893.8pt;z-index:-251657728" fillcolor="#8064a2 [3207]" strokecolor="#8064a2 [3207]" strokeweight="10pt">
            <v:stroke linestyle="thinThin"/>
            <v:shadow color="#868686"/>
          </v:rect>
        </w:pict>
      </w:r>
    </w:p>
    <w:p w:rsidR="00B701FE" w:rsidRDefault="00B701FE" w:rsidP="003E74DC">
      <w:pPr>
        <w:rPr>
          <w:rFonts w:ascii="Arial" w:hAnsi="Arial" w:cs="Arial"/>
          <w:b/>
          <w:color w:val="FFFFFF" w:themeColor="background1"/>
          <w:sz w:val="32"/>
          <w:szCs w:val="32"/>
        </w:rPr>
      </w:pPr>
    </w:p>
    <w:p w:rsidR="00B701FE" w:rsidRDefault="00B701FE" w:rsidP="003E74DC">
      <w:pPr>
        <w:rPr>
          <w:rFonts w:ascii="Arial" w:hAnsi="Arial" w:cs="Arial"/>
          <w:b/>
          <w:color w:val="FFFFFF" w:themeColor="background1"/>
          <w:sz w:val="32"/>
          <w:szCs w:val="32"/>
        </w:rPr>
      </w:pPr>
    </w:p>
    <w:p w:rsidR="0003786D" w:rsidRPr="00B701FE" w:rsidRDefault="003E74DC" w:rsidP="003E74DC">
      <w:pPr>
        <w:rPr>
          <w:rFonts w:asciiTheme="majorHAnsi" w:eastAsiaTheme="majorEastAsia" w:hAnsiTheme="majorHAnsi" w:cstheme="majorBidi"/>
          <w:b/>
          <w:bCs/>
          <w:color w:val="365F91" w:themeColor="accent1" w:themeShade="BF"/>
          <w:sz w:val="24"/>
          <w:szCs w:val="24"/>
        </w:rPr>
      </w:pPr>
      <w:r>
        <w:rPr>
          <w:rFonts w:ascii="Arial" w:hAnsi="Arial" w:cs="Arial"/>
          <w:b/>
          <w:color w:val="FFFFFF" w:themeColor="background1"/>
          <w:sz w:val="32"/>
          <w:szCs w:val="32"/>
        </w:rPr>
        <w:t>Chapter- 2</w:t>
      </w:r>
    </w:p>
    <w:p w:rsidR="003E74DC" w:rsidRDefault="00C87D78" w:rsidP="003E74DC">
      <w:pPr>
        <w:rPr>
          <w:rFonts w:ascii="Arial" w:hAnsi="Arial" w:cs="Arial"/>
          <w:b/>
          <w:color w:val="FFFFFF" w:themeColor="background1"/>
          <w:sz w:val="52"/>
          <w:szCs w:val="52"/>
        </w:rPr>
      </w:pPr>
      <w:r w:rsidRPr="00C87D78">
        <w:rPr>
          <w:rFonts w:ascii="Arial" w:hAnsi="Arial" w:cs="Arial"/>
          <w:b/>
          <w:color w:val="FFFFFF" w:themeColor="background1"/>
          <w:sz w:val="52"/>
          <w:szCs w:val="52"/>
        </w:rPr>
        <w:t>The Dashboard</w:t>
      </w:r>
    </w:p>
    <w:p w:rsidR="00C87D78" w:rsidRDefault="00C87D78" w:rsidP="003E74DC">
      <w:pPr>
        <w:rPr>
          <w:rFonts w:ascii="Arial" w:hAnsi="Arial" w:cs="Arial"/>
          <w:color w:val="FFFFFF" w:themeColor="background1"/>
          <w:sz w:val="24"/>
          <w:szCs w:val="24"/>
        </w:rPr>
      </w:pPr>
      <w:r>
        <w:rPr>
          <w:rFonts w:ascii="Arial" w:hAnsi="Arial" w:cs="Arial"/>
          <w:color w:val="FFFFFF" w:themeColor="background1"/>
          <w:sz w:val="24"/>
          <w:szCs w:val="24"/>
        </w:rPr>
        <w:t xml:space="preserve">This chapter </w:t>
      </w:r>
      <w:r w:rsidR="00437984">
        <w:rPr>
          <w:rFonts w:ascii="Arial" w:hAnsi="Arial" w:cs="Arial"/>
          <w:color w:val="FFFFFF" w:themeColor="background1"/>
          <w:sz w:val="24"/>
          <w:szCs w:val="24"/>
        </w:rPr>
        <w:t xml:space="preserve">talks about the main Dashboard </w:t>
      </w:r>
      <w:r>
        <w:rPr>
          <w:rFonts w:ascii="Arial" w:hAnsi="Arial" w:cs="Arial"/>
          <w:color w:val="FFFFFF" w:themeColor="background1"/>
          <w:sz w:val="24"/>
          <w:szCs w:val="24"/>
        </w:rPr>
        <w:t>with other menu options along with toolbar and managing the same…</w:t>
      </w: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C87D78" w:rsidRDefault="00C87D78" w:rsidP="003E74DC">
      <w:pPr>
        <w:rPr>
          <w:rFonts w:ascii="Arial" w:hAnsi="Arial" w:cs="Arial"/>
          <w:color w:val="FFFFFF" w:themeColor="background1"/>
          <w:sz w:val="24"/>
          <w:szCs w:val="24"/>
        </w:rPr>
      </w:pPr>
    </w:p>
    <w:p w:rsidR="007B7857" w:rsidRDefault="007B7857" w:rsidP="007B7857">
      <w:pPr>
        <w:pStyle w:val="Heading1"/>
        <w:rPr>
          <w:noProof/>
        </w:rPr>
      </w:pPr>
      <w:bookmarkStart w:id="12" w:name="_Toc61982320"/>
      <w:r>
        <w:rPr>
          <w:noProof/>
        </w:rPr>
        <w:t>The Dashboard</w:t>
      </w:r>
      <w:bookmarkEnd w:id="12"/>
    </w:p>
    <w:p w:rsidR="007B7857" w:rsidRPr="007B7857" w:rsidRDefault="007B7857" w:rsidP="007B7857"/>
    <w:p w:rsidR="002840AB" w:rsidRDefault="00384042" w:rsidP="002840AB">
      <w:pPr>
        <w:keepNext/>
      </w:pPr>
      <w:r>
        <w:rPr>
          <w:noProof/>
        </w:rPr>
        <w:drawing>
          <wp:inline distT="0" distB="0" distL="0" distR="0">
            <wp:extent cx="5943600" cy="2763366"/>
            <wp:effectExtent l="19050" t="0" r="0" b="0"/>
            <wp:docPr id="1" name="Picture 1" descr="C:\Users\Sakshi\AppData\Local\Temp\SNAGHTML99aa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shi\AppData\Local\Temp\SNAGHTML99aa350.PNG"/>
                    <pic:cNvPicPr>
                      <a:picLocks noChangeAspect="1" noChangeArrowheads="1"/>
                    </pic:cNvPicPr>
                  </pic:nvPicPr>
                  <pic:blipFill>
                    <a:blip r:embed="rId10" cstate="print"/>
                    <a:srcRect/>
                    <a:stretch>
                      <a:fillRect/>
                    </a:stretch>
                  </pic:blipFill>
                  <pic:spPr bwMode="auto">
                    <a:xfrm>
                      <a:off x="0" y="0"/>
                      <a:ext cx="5943600" cy="2763366"/>
                    </a:xfrm>
                    <a:prstGeom prst="rect">
                      <a:avLst/>
                    </a:prstGeom>
                    <a:noFill/>
                    <a:ln w="9525">
                      <a:noFill/>
                      <a:miter lim="800000"/>
                      <a:headEnd/>
                      <a:tailEnd/>
                    </a:ln>
                  </pic:spPr>
                </pic:pic>
              </a:graphicData>
            </a:graphic>
          </wp:inline>
        </w:drawing>
      </w:r>
    </w:p>
    <w:p w:rsidR="000403FD" w:rsidRDefault="002840AB" w:rsidP="002840AB">
      <w:pPr>
        <w:pStyle w:val="Caption"/>
        <w:rPr>
          <w:rFonts w:ascii="Arial" w:hAnsi="Arial" w:cs="Arial"/>
          <w:color w:val="FFFFFF" w:themeColor="background1"/>
          <w:sz w:val="24"/>
          <w:szCs w:val="24"/>
        </w:rPr>
      </w:pPr>
      <w:r>
        <w:t xml:space="preserve">                                                                                             </w:t>
      </w:r>
      <w:bookmarkStart w:id="13" w:name="_Toc61460776"/>
      <w:bookmarkStart w:id="14" w:name="_Toc61982350"/>
      <w:r>
        <w:t xml:space="preserve">Figure </w:t>
      </w:r>
      <w:fldSimple w:instr=" SEQ Figure \* ARABIC ">
        <w:r w:rsidR="005E56EA">
          <w:rPr>
            <w:noProof/>
          </w:rPr>
          <w:t>2</w:t>
        </w:r>
      </w:fldSimple>
      <w:r>
        <w:t>: Dashboard</w:t>
      </w:r>
      <w:bookmarkEnd w:id="13"/>
      <w:bookmarkEnd w:id="14"/>
    </w:p>
    <w:p w:rsidR="00C87D78" w:rsidRPr="00D31C93" w:rsidRDefault="00E5080A" w:rsidP="003E74DC">
      <w:pPr>
        <w:rPr>
          <w:rFonts w:ascii="Arial" w:hAnsi="Arial" w:cs="Arial"/>
          <w:b/>
        </w:rPr>
      </w:pPr>
      <w:r w:rsidRPr="00D31C93">
        <w:rPr>
          <w:rFonts w:ascii="Arial" w:hAnsi="Arial" w:cs="Arial"/>
        </w:rPr>
        <w:t>After you’ve logged in, you will see the Dashboard which is your administration section</w:t>
      </w:r>
      <w:r w:rsidR="00C206CF" w:rsidRPr="00D31C93">
        <w:rPr>
          <w:rFonts w:ascii="Arial" w:hAnsi="Arial" w:cs="Arial"/>
        </w:rPr>
        <w:t xml:space="preserve">. In the example screenshot below (and throughout this documentation) the site name is </w:t>
      </w:r>
      <w:r w:rsidR="00C206CF" w:rsidRPr="00D31C93">
        <w:rPr>
          <w:rFonts w:ascii="Arial" w:hAnsi="Arial" w:cs="Arial"/>
          <w:b/>
        </w:rPr>
        <w:t>My Site.</w:t>
      </w:r>
    </w:p>
    <w:p w:rsidR="0051104A" w:rsidRPr="00D31C93" w:rsidRDefault="0051104A" w:rsidP="003E74DC">
      <w:pPr>
        <w:rPr>
          <w:rFonts w:ascii="Arial" w:hAnsi="Arial" w:cs="Arial"/>
        </w:rPr>
      </w:pPr>
      <w:r w:rsidRPr="00D31C93">
        <w:rPr>
          <w:rFonts w:ascii="Arial" w:hAnsi="Arial" w:cs="Arial"/>
        </w:rPr>
        <w:t>On top of the Dashboard, there is an option “Write”. On clicking this tab, you will be redirected to the blank post page, where you can write posts and share with the world.</w:t>
      </w:r>
    </w:p>
    <w:p w:rsidR="00D37CB3" w:rsidRPr="00D31C93" w:rsidRDefault="00D37CB3" w:rsidP="003E74DC">
      <w:pPr>
        <w:rPr>
          <w:rFonts w:ascii="Arial" w:hAnsi="Arial" w:cs="Arial"/>
        </w:rPr>
      </w:pPr>
      <w:r w:rsidRPr="00D31C93">
        <w:rPr>
          <w:rFonts w:ascii="Arial" w:hAnsi="Arial" w:cs="Arial"/>
        </w:rPr>
        <w:t xml:space="preserve">Beside “Write” tab, there is </w:t>
      </w:r>
      <w:r w:rsidR="003D6080" w:rsidRPr="00D31C93">
        <w:rPr>
          <w:rFonts w:ascii="Arial" w:hAnsi="Arial" w:cs="Arial"/>
        </w:rPr>
        <w:t>a human icon and bell icon. Once you click this “Human icon”, a page will appear where you will see the options to update your profile, manage your account and security settings.</w:t>
      </w:r>
    </w:p>
    <w:p w:rsidR="007B7857" w:rsidRDefault="007B7857" w:rsidP="007B7857">
      <w:pPr>
        <w:pStyle w:val="Heading2"/>
      </w:pPr>
      <w:bookmarkStart w:id="15" w:name="_Toc61982321"/>
      <w:r>
        <w:t>Dashboard Menu Options</w:t>
      </w:r>
      <w:bookmarkEnd w:id="15"/>
    </w:p>
    <w:p w:rsidR="000F5799" w:rsidRPr="00D31C93" w:rsidRDefault="008D1ACD" w:rsidP="000F5799">
      <w:pPr>
        <w:rPr>
          <w:rFonts w:ascii="Arial" w:hAnsi="Arial" w:cs="Arial"/>
        </w:rPr>
      </w:pPr>
      <w:r w:rsidRPr="00D31C93">
        <w:rPr>
          <w:rFonts w:ascii="Arial" w:hAnsi="Arial" w:cs="Arial"/>
        </w:rPr>
        <w:t xml:space="preserve">On the left hand side of the Dashboard and on every page you will see </w:t>
      </w:r>
      <w:r w:rsidR="00D13C39">
        <w:rPr>
          <w:rFonts w:ascii="Arial" w:hAnsi="Arial" w:cs="Arial"/>
        </w:rPr>
        <w:t xml:space="preserve">the </w:t>
      </w:r>
      <w:r w:rsidRPr="00D31C93">
        <w:rPr>
          <w:rFonts w:ascii="Arial" w:hAnsi="Arial" w:cs="Arial"/>
        </w:rPr>
        <w:t xml:space="preserve">main admin navigation menu. </w:t>
      </w:r>
      <w:r w:rsidR="00B618CA" w:rsidRPr="00D31C93">
        <w:rPr>
          <w:rFonts w:ascii="Arial" w:hAnsi="Arial" w:cs="Arial"/>
        </w:rPr>
        <w:t xml:space="preserve">Here you’ll find all the options to update and configure </w:t>
      </w:r>
      <w:r w:rsidR="00E62F78">
        <w:rPr>
          <w:rFonts w:ascii="Arial" w:hAnsi="Arial" w:cs="Arial"/>
        </w:rPr>
        <w:t xml:space="preserve">the </w:t>
      </w:r>
      <w:r w:rsidR="00B618CA" w:rsidRPr="00D31C93">
        <w:rPr>
          <w:rFonts w:ascii="Arial" w:hAnsi="Arial" w:cs="Arial"/>
        </w:rPr>
        <w:t>site.</w:t>
      </w:r>
    </w:p>
    <w:p w:rsidR="00A458F4" w:rsidRPr="00D31C93" w:rsidRDefault="00C77BCB" w:rsidP="000F5799">
      <w:pPr>
        <w:rPr>
          <w:rFonts w:ascii="Arial" w:hAnsi="Arial" w:cs="Arial"/>
        </w:rPr>
      </w:pPr>
      <w:r w:rsidRPr="00D31C93">
        <w:rPr>
          <w:rFonts w:ascii="Arial" w:hAnsi="Arial" w:cs="Arial"/>
        </w:rPr>
        <w:t>Clicking</w:t>
      </w:r>
      <w:r w:rsidR="00A458F4" w:rsidRPr="00D31C93">
        <w:rPr>
          <w:rFonts w:ascii="Arial" w:hAnsi="Arial" w:cs="Arial"/>
        </w:rPr>
        <w:t xml:space="preserve"> </w:t>
      </w:r>
      <w:r w:rsidR="00D13C39">
        <w:rPr>
          <w:rFonts w:ascii="Arial" w:hAnsi="Arial" w:cs="Arial"/>
        </w:rPr>
        <w:t xml:space="preserve">the </w:t>
      </w:r>
      <w:r w:rsidR="00A458F4" w:rsidRPr="00D31C93">
        <w:rPr>
          <w:rFonts w:ascii="Arial" w:hAnsi="Arial" w:cs="Arial"/>
        </w:rPr>
        <w:t xml:space="preserve">cursor </w:t>
      </w:r>
      <w:r w:rsidR="000D4A41" w:rsidRPr="00D31C93">
        <w:rPr>
          <w:rFonts w:ascii="Arial" w:hAnsi="Arial" w:cs="Arial"/>
        </w:rPr>
        <w:t>on</w:t>
      </w:r>
      <w:r w:rsidR="00A458F4" w:rsidRPr="00D31C93">
        <w:rPr>
          <w:rFonts w:ascii="Arial" w:hAnsi="Arial" w:cs="Arial"/>
        </w:rPr>
        <w:t xml:space="preserve"> each of the main menu options will display a </w:t>
      </w:r>
      <w:r w:rsidR="00DA649B" w:rsidRPr="00D31C93">
        <w:rPr>
          <w:rFonts w:ascii="Arial" w:hAnsi="Arial" w:cs="Arial"/>
        </w:rPr>
        <w:t>downward</w:t>
      </w:r>
      <w:r w:rsidR="00A458F4" w:rsidRPr="00D31C93">
        <w:rPr>
          <w:rFonts w:ascii="Arial" w:hAnsi="Arial" w:cs="Arial"/>
        </w:rPr>
        <w:t xml:space="preserve"> </w:t>
      </w:r>
      <w:r w:rsidR="00601534" w:rsidRPr="00D31C93">
        <w:rPr>
          <w:rFonts w:ascii="Arial" w:hAnsi="Arial" w:cs="Arial"/>
        </w:rPr>
        <w:t>sub</w:t>
      </w:r>
      <w:r w:rsidR="00A458F4" w:rsidRPr="00D31C93">
        <w:rPr>
          <w:rFonts w:ascii="Arial" w:hAnsi="Arial" w:cs="Arial"/>
        </w:rPr>
        <w:t>menu with the various choices for that particular menu option.</w:t>
      </w:r>
    </w:p>
    <w:p w:rsidR="002840AB" w:rsidRDefault="002840AB" w:rsidP="002840AB">
      <w:pPr>
        <w:keepNext/>
      </w:pPr>
      <w:r>
        <w:lastRenderedPageBreak/>
        <w:t xml:space="preserve">           </w:t>
      </w:r>
      <w:r w:rsidR="00A110E7">
        <w:t xml:space="preserve">                      </w:t>
      </w:r>
      <w:r w:rsidR="00A110E7">
        <w:rPr>
          <w:noProof/>
        </w:rPr>
        <w:drawing>
          <wp:inline distT="0" distB="0" distL="0" distR="0">
            <wp:extent cx="4788877" cy="4157646"/>
            <wp:effectExtent l="38100" t="57150" r="106973" b="90504"/>
            <wp:docPr id="2" name="Picture 1" descr="C:\Users\Sakshi\AppData\Local\Temp\SNAGHTMLf1d2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shi\AppData\Local\Temp\SNAGHTMLf1d2e12.PNG"/>
                    <pic:cNvPicPr>
                      <a:picLocks noChangeAspect="1" noChangeArrowheads="1"/>
                    </pic:cNvPicPr>
                  </pic:nvPicPr>
                  <pic:blipFill>
                    <a:blip r:embed="rId11" cstate="print"/>
                    <a:srcRect/>
                    <a:stretch>
                      <a:fillRect/>
                    </a:stretch>
                  </pic:blipFill>
                  <pic:spPr bwMode="auto">
                    <a:xfrm>
                      <a:off x="0" y="0"/>
                      <a:ext cx="4785116" cy="4154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5151F">
        <w:t xml:space="preserve">  </w:t>
      </w:r>
    </w:p>
    <w:p w:rsidR="00A110E7" w:rsidRDefault="002840AB" w:rsidP="002840AB">
      <w:pPr>
        <w:pStyle w:val="Caption"/>
      </w:pPr>
      <w:r>
        <w:t xml:space="preserve">                                                                                    </w:t>
      </w:r>
      <w:bookmarkStart w:id="16" w:name="_Toc61460777"/>
      <w:bookmarkStart w:id="17" w:name="_Toc61982351"/>
      <w:r>
        <w:t xml:space="preserve">Figure </w:t>
      </w:r>
      <w:fldSimple w:instr=" SEQ Figure \* ARABIC ">
        <w:r w:rsidR="005E56EA">
          <w:rPr>
            <w:noProof/>
          </w:rPr>
          <w:t>3</w:t>
        </w:r>
      </w:fldSimple>
      <w:r>
        <w:t>: Dashboard Menu Options</w:t>
      </w:r>
      <w:bookmarkEnd w:id="16"/>
      <w:bookmarkEnd w:id="17"/>
    </w:p>
    <w:p w:rsidR="00A110E7" w:rsidRDefault="00A110E7" w:rsidP="000F5799"/>
    <w:p w:rsidR="00A110E7" w:rsidRPr="00D31C93" w:rsidRDefault="00781740" w:rsidP="000F5799">
      <w:pPr>
        <w:rPr>
          <w:rFonts w:ascii="Arial" w:hAnsi="Arial" w:cs="Arial"/>
        </w:rPr>
      </w:pPr>
      <w:r w:rsidRPr="00D31C93">
        <w:rPr>
          <w:rFonts w:ascii="Arial" w:hAnsi="Arial" w:cs="Arial"/>
        </w:rPr>
        <w:t>The main menu options and their usage are:</w:t>
      </w:r>
    </w:p>
    <w:p w:rsidR="00781740" w:rsidRPr="00D31C93" w:rsidRDefault="00781740" w:rsidP="000F5799">
      <w:pPr>
        <w:rPr>
          <w:rFonts w:ascii="Arial" w:hAnsi="Arial" w:cs="Arial"/>
          <w:b/>
        </w:rPr>
      </w:pPr>
      <w:r w:rsidRPr="00D31C93">
        <w:rPr>
          <w:rFonts w:ascii="Arial" w:hAnsi="Arial" w:cs="Arial"/>
          <w:b/>
        </w:rPr>
        <w:t>My Home</w:t>
      </w:r>
    </w:p>
    <w:p w:rsidR="00781740" w:rsidRPr="00D31C93" w:rsidRDefault="00781740" w:rsidP="00781740">
      <w:pPr>
        <w:rPr>
          <w:rFonts w:ascii="Arial" w:hAnsi="Arial" w:cs="Arial"/>
        </w:rPr>
      </w:pPr>
      <w:r w:rsidRPr="00D31C93">
        <w:rPr>
          <w:rFonts w:ascii="Arial" w:hAnsi="Arial" w:cs="Arial"/>
        </w:rPr>
        <w:t>My home is your home base for posting, editing, and growing your site.</w:t>
      </w:r>
      <w:r w:rsidR="00002E4B" w:rsidRPr="00D31C93">
        <w:rPr>
          <w:rFonts w:ascii="Arial" w:hAnsi="Arial" w:cs="Arial"/>
        </w:rPr>
        <w:t xml:space="preserve"> </w:t>
      </w:r>
      <w:r w:rsidR="00AC3D7D" w:rsidRPr="00D31C93">
        <w:rPr>
          <w:rFonts w:ascii="Arial" w:hAnsi="Arial" w:cs="Arial"/>
        </w:rPr>
        <w:t>It is the a</w:t>
      </w:r>
      <w:r w:rsidR="00002E4B" w:rsidRPr="00D31C93">
        <w:rPr>
          <w:rFonts w:ascii="Arial" w:hAnsi="Arial" w:cs="Arial"/>
        </w:rPr>
        <w:t xml:space="preserve">dministrative center of </w:t>
      </w:r>
      <w:r w:rsidR="00AC3D7D" w:rsidRPr="00D31C93">
        <w:rPr>
          <w:rFonts w:ascii="Arial" w:hAnsi="Arial" w:cs="Arial"/>
        </w:rPr>
        <w:t xml:space="preserve">the Word Press </w:t>
      </w:r>
      <w:r w:rsidR="00002E4B" w:rsidRPr="00D31C93">
        <w:rPr>
          <w:rFonts w:ascii="Arial" w:hAnsi="Arial" w:cs="Arial"/>
        </w:rPr>
        <w:t xml:space="preserve">website where you can manage </w:t>
      </w:r>
      <w:r w:rsidR="00816167">
        <w:rPr>
          <w:rFonts w:ascii="Arial" w:hAnsi="Arial" w:cs="Arial"/>
        </w:rPr>
        <w:t xml:space="preserve">the </w:t>
      </w:r>
      <w:r w:rsidR="00002E4B" w:rsidRPr="00D31C93">
        <w:rPr>
          <w:rFonts w:ascii="Arial" w:hAnsi="Arial" w:cs="Arial"/>
        </w:rPr>
        <w:t xml:space="preserve">content, change </w:t>
      </w:r>
      <w:r w:rsidR="00816167">
        <w:rPr>
          <w:rFonts w:ascii="Arial" w:hAnsi="Arial" w:cs="Arial"/>
        </w:rPr>
        <w:t xml:space="preserve">the </w:t>
      </w:r>
      <w:r w:rsidR="00002E4B" w:rsidRPr="00D31C93">
        <w:rPr>
          <w:rFonts w:ascii="Arial" w:hAnsi="Arial" w:cs="Arial"/>
        </w:rPr>
        <w:t>website look, add new functionality, integrate with social networks, and many more.</w:t>
      </w:r>
    </w:p>
    <w:p w:rsidR="00CE77E2" w:rsidRPr="00D31C93" w:rsidRDefault="00CE77E2" w:rsidP="00781740">
      <w:pPr>
        <w:rPr>
          <w:rFonts w:ascii="Arial" w:hAnsi="Arial" w:cs="Arial"/>
          <w:b/>
        </w:rPr>
      </w:pPr>
      <w:r w:rsidRPr="00D31C93">
        <w:rPr>
          <w:rFonts w:ascii="Arial" w:hAnsi="Arial" w:cs="Arial"/>
          <w:b/>
        </w:rPr>
        <w:t>Stats</w:t>
      </w:r>
    </w:p>
    <w:p w:rsidR="006F79E9" w:rsidRPr="00D31C93" w:rsidRDefault="006F79E9" w:rsidP="00781740">
      <w:pPr>
        <w:rPr>
          <w:rFonts w:ascii="Arial" w:hAnsi="Arial" w:cs="Arial"/>
        </w:rPr>
      </w:pPr>
      <w:r w:rsidRPr="00D31C93">
        <w:rPr>
          <w:rFonts w:ascii="Arial" w:hAnsi="Arial" w:cs="Arial"/>
        </w:rPr>
        <w:t xml:space="preserve">This </w:t>
      </w:r>
      <w:r w:rsidR="00816167">
        <w:rPr>
          <w:rFonts w:ascii="Arial" w:hAnsi="Arial" w:cs="Arial"/>
        </w:rPr>
        <w:t xml:space="preserve">is </w:t>
      </w:r>
      <w:r w:rsidRPr="00D31C93">
        <w:rPr>
          <w:rFonts w:ascii="Arial" w:hAnsi="Arial" w:cs="Arial"/>
        </w:rPr>
        <w:t>the page where you will see the variable numbers on views, visitors, likes and comments, followers and the activity for a day, week, months and years.</w:t>
      </w:r>
    </w:p>
    <w:p w:rsidR="006F79E9" w:rsidRPr="00D31C93" w:rsidRDefault="00820CAB" w:rsidP="00781740">
      <w:pPr>
        <w:rPr>
          <w:rFonts w:ascii="Arial" w:hAnsi="Arial" w:cs="Arial"/>
          <w:b/>
        </w:rPr>
      </w:pPr>
      <w:r w:rsidRPr="00D31C93">
        <w:rPr>
          <w:rFonts w:ascii="Arial" w:hAnsi="Arial" w:cs="Arial"/>
          <w:b/>
        </w:rPr>
        <w:t>Site</w:t>
      </w:r>
    </w:p>
    <w:p w:rsidR="00CE77E2" w:rsidRPr="00D31C93" w:rsidRDefault="00820CAB" w:rsidP="00781740">
      <w:pPr>
        <w:rPr>
          <w:rFonts w:ascii="Arial" w:hAnsi="Arial" w:cs="Arial"/>
        </w:rPr>
      </w:pPr>
      <w:proofErr w:type="gramStart"/>
      <w:r w:rsidRPr="00D31C93">
        <w:rPr>
          <w:rFonts w:ascii="Arial" w:hAnsi="Arial" w:cs="Arial"/>
        </w:rPr>
        <w:lastRenderedPageBreak/>
        <w:t>This is where you can create pages and posts, and customize</w:t>
      </w:r>
      <w:proofErr w:type="gramEnd"/>
      <w:r w:rsidR="00575662" w:rsidRPr="00D31C93">
        <w:rPr>
          <w:rFonts w:ascii="Arial" w:hAnsi="Arial" w:cs="Arial"/>
        </w:rPr>
        <w:t xml:space="preserve"> </w:t>
      </w:r>
      <w:r w:rsidRPr="00D31C93">
        <w:rPr>
          <w:rFonts w:ascii="Arial" w:hAnsi="Arial" w:cs="Arial"/>
        </w:rPr>
        <w:t>you</w:t>
      </w:r>
      <w:r w:rsidR="00575662" w:rsidRPr="00D31C93">
        <w:rPr>
          <w:rFonts w:ascii="Arial" w:hAnsi="Arial" w:cs="Arial"/>
        </w:rPr>
        <w:t>r</w:t>
      </w:r>
      <w:r w:rsidRPr="00D31C93">
        <w:rPr>
          <w:rFonts w:ascii="Arial" w:hAnsi="Arial" w:cs="Arial"/>
        </w:rPr>
        <w:t xml:space="preserve"> posts through implementation of media such as, images, audios, videos and many more. </w:t>
      </w:r>
      <w:r w:rsidR="00D13C39">
        <w:rPr>
          <w:rFonts w:ascii="Arial" w:hAnsi="Arial" w:cs="Arial"/>
        </w:rPr>
        <w:t xml:space="preserve">Also, </w:t>
      </w:r>
      <w:r w:rsidRPr="00D31C93">
        <w:rPr>
          <w:rFonts w:ascii="Arial" w:hAnsi="Arial" w:cs="Arial"/>
        </w:rPr>
        <w:t>the number of comments and feedback from visitors</w:t>
      </w:r>
      <w:r w:rsidR="00D13C39">
        <w:rPr>
          <w:rFonts w:ascii="Arial" w:hAnsi="Arial" w:cs="Arial"/>
        </w:rPr>
        <w:t xml:space="preserve"> can be seen here</w:t>
      </w:r>
      <w:r w:rsidRPr="00D31C93">
        <w:rPr>
          <w:rFonts w:ascii="Arial" w:hAnsi="Arial" w:cs="Arial"/>
        </w:rPr>
        <w:t>.</w:t>
      </w:r>
    </w:p>
    <w:p w:rsidR="00820CAB" w:rsidRPr="00D31C93" w:rsidRDefault="000E36A7" w:rsidP="00781740">
      <w:pPr>
        <w:rPr>
          <w:rFonts w:ascii="Arial" w:hAnsi="Arial" w:cs="Arial"/>
          <w:b/>
        </w:rPr>
      </w:pPr>
      <w:r w:rsidRPr="00D31C93">
        <w:rPr>
          <w:rFonts w:ascii="Arial" w:hAnsi="Arial" w:cs="Arial"/>
          <w:b/>
        </w:rPr>
        <w:t>Jetpack</w:t>
      </w:r>
    </w:p>
    <w:p w:rsidR="000E36A7" w:rsidRPr="00D31C93" w:rsidRDefault="000E36A7" w:rsidP="00781740">
      <w:pPr>
        <w:rPr>
          <w:rFonts w:ascii="Arial" w:hAnsi="Arial" w:cs="Arial"/>
        </w:rPr>
      </w:pPr>
      <w:r w:rsidRPr="00D31C93">
        <w:rPr>
          <w:rFonts w:ascii="Arial" w:hAnsi="Arial" w:cs="Arial"/>
        </w:rPr>
        <w:t xml:space="preserve">This is where you will see your activity history over a period of time. You can export your </w:t>
      </w:r>
      <w:proofErr w:type="gramStart"/>
      <w:r w:rsidRPr="00D31C93">
        <w:rPr>
          <w:rFonts w:ascii="Arial" w:hAnsi="Arial" w:cs="Arial"/>
        </w:rPr>
        <w:t>data  and</w:t>
      </w:r>
      <w:proofErr w:type="gramEnd"/>
      <w:r w:rsidRPr="00D31C93">
        <w:rPr>
          <w:rFonts w:ascii="Arial" w:hAnsi="Arial" w:cs="Arial"/>
        </w:rPr>
        <w:t xml:space="preserve"> restore it to any previous state.</w:t>
      </w:r>
    </w:p>
    <w:p w:rsidR="00125694" w:rsidRPr="00D31C93" w:rsidRDefault="00125694" w:rsidP="00781740">
      <w:pPr>
        <w:rPr>
          <w:rFonts w:ascii="Arial" w:hAnsi="Arial" w:cs="Arial"/>
          <w:b/>
        </w:rPr>
      </w:pPr>
      <w:r w:rsidRPr="00D31C93">
        <w:rPr>
          <w:rFonts w:ascii="Arial" w:hAnsi="Arial" w:cs="Arial"/>
          <w:b/>
        </w:rPr>
        <w:t>Design</w:t>
      </w:r>
    </w:p>
    <w:p w:rsidR="00125694" w:rsidRPr="00D31C93" w:rsidRDefault="00125694" w:rsidP="00781740">
      <w:pPr>
        <w:rPr>
          <w:rFonts w:ascii="Arial" w:hAnsi="Arial" w:cs="Arial"/>
        </w:rPr>
      </w:pPr>
      <w:r w:rsidRPr="00D31C93">
        <w:rPr>
          <w:rFonts w:ascii="Arial" w:hAnsi="Arial" w:cs="Arial"/>
        </w:rPr>
        <w:t>This is where you will find options to customize your posts and sites using various beautiful themes.</w:t>
      </w:r>
    </w:p>
    <w:p w:rsidR="00942944" w:rsidRPr="00D31C93" w:rsidRDefault="00942944" w:rsidP="00781740">
      <w:pPr>
        <w:rPr>
          <w:rFonts w:ascii="Arial" w:hAnsi="Arial" w:cs="Arial"/>
          <w:b/>
        </w:rPr>
      </w:pPr>
      <w:r w:rsidRPr="00D31C93">
        <w:rPr>
          <w:rFonts w:ascii="Arial" w:hAnsi="Arial" w:cs="Arial"/>
          <w:b/>
        </w:rPr>
        <w:t>Tools</w:t>
      </w:r>
    </w:p>
    <w:p w:rsidR="00942944" w:rsidRPr="00D31C93" w:rsidRDefault="00942944" w:rsidP="00781740">
      <w:pPr>
        <w:rPr>
          <w:rFonts w:ascii="Arial" w:hAnsi="Arial" w:cs="Arial"/>
        </w:rPr>
      </w:pPr>
      <w:r w:rsidRPr="00D31C93">
        <w:rPr>
          <w:rFonts w:ascii="Arial" w:hAnsi="Arial" w:cs="Arial"/>
        </w:rPr>
        <w:t xml:space="preserve">Here you will find options to customize </w:t>
      </w:r>
      <w:r w:rsidR="00D13C39">
        <w:rPr>
          <w:rFonts w:ascii="Arial" w:hAnsi="Arial" w:cs="Arial"/>
        </w:rPr>
        <w:t xml:space="preserve">the </w:t>
      </w:r>
      <w:r w:rsidRPr="00D31C93">
        <w:rPr>
          <w:rFonts w:ascii="Arial" w:hAnsi="Arial" w:cs="Arial"/>
        </w:rPr>
        <w:t>site. Moreover, you are able to import, export and even promote your site using handpicked services and new tools.</w:t>
      </w:r>
    </w:p>
    <w:p w:rsidR="00E94C41" w:rsidRPr="00D31C93" w:rsidRDefault="00E94C41" w:rsidP="00781740">
      <w:pPr>
        <w:rPr>
          <w:rFonts w:ascii="Arial" w:hAnsi="Arial" w:cs="Arial"/>
          <w:b/>
        </w:rPr>
      </w:pPr>
      <w:r w:rsidRPr="00D31C93">
        <w:rPr>
          <w:rFonts w:ascii="Arial" w:hAnsi="Arial" w:cs="Arial"/>
          <w:b/>
        </w:rPr>
        <w:t>Manage</w:t>
      </w:r>
    </w:p>
    <w:p w:rsidR="00E94C41" w:rsidRPr="00D31C93" w:rsidRDefault="001466BA" w:rsidP="00781740">
      <w:pPr>
        <w:rPr>
          <w:rFonts w:ascii="Arial" w:hAnsi="Arial" w:cs="Arial"/>
        </w:rPr>
      </w:pPr>
      <w:r w:rsidRPr="00D31C93">
        <w:rPr>
          <w:rFonts w:ascii="Arial" w:hAnsi="Arial" w:cs="Arial"/>
        </w:rPr>
        <w:t xml:space="preserve">This is where you can configure your site and get </w:t>
      </w:r>
      <w:proofErr w:type="gramStart"/>
      <w:r w:rsidRPr="00D31C93">
        <w:rPr>
          <w:rFonts w:ascii="Arial" w:hAnsi="Arial" w:cs="Arial"/>
        </w:rPr>
        <w:t>backup</w:t>
      </w:r>
      <w:proofErr w:type="gramEnd"/>
      <w:r w:rsidRPr="00D31C93">
        <w:rPr>
          <w:rFonts w:ascii="Arial" w:hAnsi="Arial" w:cs="Arial"/>
        </w:rPr>
        <w:t xml:space="preserve"> of the site. You can access database of site. You will get options to change your primary domain. Apart from this you can invite and even see your followers and visitors’ list</w:t>
      </w:r>
      <w:r w:rsidR="003B5804" w:rsidRPr="00D31C93">
        <w:rPr>
          <w:rFonts w:ascii="Arial" w:hAnsi="Arial" w:cs="Arial"/>
        </w:rPr>
        <w:t xml:space="preserve">. You will get option to </w:t>
      </w:r>
      <w:r w:rsidR="00E63F29" w:rsidRPr="00D31C93">
        <w:rPr>
          <w:rFonts w:ascii="Arial" w:hAnsi="Arial" w:cs="Arial"/>
        </w:rPr>
        <w:t>customize your site address alon</w:t>
      </w:r>
      <w:r w:rsidR="00B5151F">
        <w:rPr>
          <w:rFonts w:ascii="Arial" w:hAnsi="Arial" w:cs="Arial"/>
        </w:rPr>
        <w:t>g</w:t>
      </w:r>
      <w:r w:rsidR="00E63F29" w:rsidRPr="00D31C93">
        <w:rPr>
          <w:rFonts w:ascii="Arial" w:hAnsi="Arial" w:cs="Arial"/>
        </w:rPr>
        <w:t xml:space="preserve"> with the option to </w:t>
      </w:r>
      <w:proofErr w:type="gramStart"/>
      <w:r w:rsidR="00E63F29" w:rsidRPr="00D31C93">
        <w:rPr>
          <w:rFonts w:ascii="Arial" w:hAnsi="Arial" w:cs="Arial"/>
        </w:rPr>
        <w:t>Launch</w:t>
      </w:r>
      <w:proofErr w:type="gramEnd"/>
      <w:r w:rsidR="00E63F29" w:rsidRPr="00D31C93">
        <w:rPr>
          <w:rFonts w:ascii="Arial" w:hAnsi="Arial" w:cs="Arial"/>
        </w:rPr>
        <w:t xml:space="preserve"> your site and share with the world.</w:t>
      </w:r>
    </w:p>
    <w:p w:rsidR="005B6FD4" w:rsidRDefault="005B6FD4" w:rsidP="005B6FD4">
      <w:pPr>
        <w:pStyle w:val="Heading2"/>
      </w:pPr>
      <w:bookmarkStart w:id="18" w:name="_Toc61982322"/>
      <w:r>
        <w:t>Toolbar</w:t>
      </w:r>
      <w:bookmarkEnd w:id="18"/>
    </w:p>
    <w:p w:rsidR="00333244" w:rsidRPr="00D31C93" w:rsidRDefault="00333244" w:rsidP="00333244">
      <w:pPr>
        <w:rPr>
          <w:rFonts w:ascii="Arial" w:hAnsi="Arial" w:cs="Arial"/>
        </w:rPr>
      </w:pPr>
      <w:r w:rsidRPr="00D31C93">
        <w:rPr>
          <w:rFonts w:ascii="Arial" w:hAnsi="Arial" w:cs="Arial"/>
        </w:rPr>
        <w:t xml:space="preserve">The </w:t>
      </w:r>
      <w:proofErr w:type="spellStart"/>
      <w:r w:rsidRPr="00D31C93">
        <w:rPr>
          <w:rFonts w:ascii="Arial" w:hAnsi="Arial" w:cs="Arial"/>
        </w:rPr>
        <w:t>WordPress</w:t>
      </w:r>
      <w:proofErr w:type="spellEnd"/>
      <w:r w:rsidRPr="00D31C93">
        <w:rPr>
          <w:rFonts w:ascii="Arial" w:hAnsi="Arial" w:cs="Arial"/>
        </w:rPr>
        <w:t xml:space="preserve"> Toolbar is a way of easily accessing some of the most common </w:t>
      </w:r>
      <w:proofErr w:type="spellStart"/>
      <w:r w:rsidRPr="00D31C93">
        <w:rPr>
          <w:rFonts w:ascii="Arial" w:hAnsi="Arial" w:cs="Arial"/>
        </w:rPr>
        <w:t>WordPress</w:t>
      </w:r>
      <w:proofErr w:type="spellEnd"/>
      <w:r w:rsidRPr="00D31C93">
        <w:rPr>
          <w:rFonts w:ascii="Arial" w:hAnsi="Arial" w:cs="Arial"/>
        </w:rPr>
        <w:t xml:space="preserve"> features. When you are logged into your </w:t>
      </w:r>
      <w:proofErr w:type="spellStart"/>
      <w:r w:rsidRPr="00D31C93">
        <w:rPr>
          <w:rFonts w:ascii="Arial" w:hAnsi="Arial" w:cs="Arial"/>
        </w:rPr>
        <w:t>WordPress</w:t>
      </w:r>
      <w:proofErr w:type="spellEnd"/>
      <w:r w:rsidRPr="00D31C93">
        <w:rPr>
          <w:rFonts w:ascii="Arial" w:hAnsi="Arial" w:cs="Arial"/>
        </w:rPr>
        <w:t xml:space="preserve"> dashboard and visit </w:t>
      </w:r>
      <w:r w:rsidR="00DF4195">
        <w:rPr>
          <w:rFonts w:ascii="Arial" w:hAnsi="Arial" w:cs="Arial"/>
        </w:rPr>
        <w:t>w</w:t>
      </w:r>
      <w:r w:rsidRPr="00D31C93">
        <w:rPr>
          <w:rFonts w:ascii="Arial" w:hAnsi="Arial" w:cs="Arial"/>
        </w:rPr>
        <w:t xml:space="preserve">ebsite, you will see the Toolbar running across the top of </w:t>
      </w:r>
      <w:r w:rsidR="00D13C39">
        <w:rPr>
          <w:rFonts w:ascii="Arial" w:hAnsi="Arial" w:cs="Arial"/>
        </w:rPr>
        <w:t xml:space="preserve">the </w:t>
      </w:r>
      <w:r w:rsidRPr="00D31C93">
        <w:rPr>
          <w:rFonts w:ascii="Arial" w:hAnsi="Arial" w:cs="Arial"/>
        </w:rPr>
        <w:t xml:space="preserve">site. This bar only appears if you are currently logged into your </w:t>
      </w:r>
      <w:proofErr w:type="spellStart"/>
      <w:r w:rsidRPr="00D31C93">
        <w:rPr>
          <w:rFonts w:ascii="Arial" w:hAnsi="Arial" w:cs="Arial"/>
        </w:rPr>
        <w:t>WordPress</w:t>
      </w:r>
      <w:proofErr w:type="spellEnd"/>
      <w:r w:rsidRPr="00D31C93">
        <w:rPr>
          <w:rFonts w:ascii="Arial" w:hAnsi="Arial" w:cs="Arial"/>
        </w:rPr>
        <w:t xml:space="preserve"> site, which means that it won’t be visible to your everyday site visitors. If not logged in, the Toolbar won’t be displayed.</w:t>
      </w:r>
    </w:p>
    <w:p w:rsidR="002840AB" w:rsidRDefault="00023BCF" w:rsidP="002840AB">
      <w:pPr>
        <w:keepNext/>
      </w:pPr>
      <w:r>
        <w:rPr>
          <w:noProof/>
        </w:rPr>
        <w:lastRenderedPageBreak/>
        <w:drawing>
          <wp:inline distT="0" distB="0" distL="0" distR="0">
            <wp:extent cx="5939109" cy="3104707"/>
            <wp:effectExtent l="38100" t="57150" r="118791" b="95693"/>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10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705C" w:rsidRDefault="002840AB" w:rsidP="002840AB">
      <w:pPr>
        <w:pStyle w:val="Caption"/>
      </w:pPr>
      <w:r>
        <w:t xml:space="preserve">                                                                                                    </w:t>
      </w:r>
      <w:bookmarkStart w:id="19" w:name="_Toc61460778"/>
      <w:bookmarkStart w:id="20" w:name="_Toc61982352"/>
      <w:r>
        <w:t xml:space="preserve">Figure </w:t>
      </w:r>
      <w:fldSimple w:instr=" SEQ Figure \* ARABIC ">
        <w:r w:rsidR="005E56EA">
          <w:rPr>
            <w:noProof/>
          </w:rPr>
          <w:t>4</w:t>
        </w:r>
      </w:fldSimple>
      <w:r>
        <w:t>: Toolbar</w:t>
      </w:r>
      <w:bookmarkEnd w:id="19"/>
      <w:bookmarkEnd w:id="20"/>
    </w:p>
    <w:p w:rsidR="00C4405B" w:rsidRDefault="00C4405B" w:rsidP="00C4405B"/>
    <w:p w:rsidR="00333244" w:rsidRPr="00D31C93" w:rsidRDefault="00C4405B" w:rsidP="00C4405B">
      <w:pPr>
        <w:rPr>
          <w:rFonts w:ascii="Arial" w:hAnsi="Arial" w:cs="Arial"/>
        </w:rPr>
      </w:pPr>
      <w:r w:rsidRPr="00D31C93">
        <w:rPr>
          <w:rFonts w:ascii="Arial" w:hAnsi="Arial" w:cs="Arial"/>
        </w:rPr>
        <w:t>The Toolbar allows you to quickly access the following commonly used features</w:t>
      </w:r>
    </w:p>
    <w:p w:rsidR="00C4405B" w:rsidRPr="00D31C93" w:rsidRDefault="00C4405B" w:rsidP="00C4405B">
      <w:pPr>
        <w:numPr>
          <w:ilvl w:val="0"/>
          <w:numId w:val="9"/>
        </w:numPr>
        <w:spacing w:after="0" w:line="435" w:lineRule="atLeast"/>
        <w:textAlignment w:val="baseline"/>
        <w:rPr>
          <w:rFonts w:ascii="Arial" w:eastAsia="Times New Roman" w:hAnsi="Arial" w:cs="Arial"/>
          <w:color w:val="161616"/>
        </w:rPr>
      </w:pPr>
      <w:r w:rsidRPr="00C4405B">
        <w:rPr>
          <w:rFonts w:ascii="Arial" w:eastAsia="Times New Roman" w:hAnsi="Arial" w:cs="Arial"/>
          <w:color w:val="161616"/>
        </w:rPr>
        <w:t>Display site Dashboard and other commonly used</w:t>
      </w:r>
      <w:r w:rsidRPr="00D31C93">
        <w:rPr>
          <w:rFonts w:ascii="Arial" w:eastAsia="Times New Roman" w:hAnsi="Arial" w:cs="Arial"/>
          <w:color w:val="161616"/>
        </w:rPr>
        <w:t xml:space="preserve"> menu options that allow you to </w:t>
      </w:r>
      <w:r w:rsidRPr="00C4405B">
        <w:rPr>
          <w:rFonts w:ascii="Arial" w:eastAsia="Times New Roman" w:hAnsi="Arial" w:cs="Arial"/>
          <w:color w:val="161616"/>
        </w:rPr>
        <w:t xml:space="preserve">update </w:t>
      </w:r>
      <w:r w:rsidR="009129A5">
        <w:rPr>
          <w:rFonts w:ascii="Arial" w:eastAsia="Times New Roman" w:hAnsi="Arial" w:cs="Arial"/>
          <w:color w:val="161616"/>
        </w:rPr>
        <w:t>the</w:t>
      </w:r>
      <w:r w:rsidR="009129A5" w:rsidRPr="00C4405B">
        <w:rPr>
          <w:rFonts w:ascii="Arial" w:eastAsia="Times New Roman" w:hAnsi="Arial" w:cs="Arial"/>
          <w:color w:val="161616"/>
        </w:rPr>
        <w:t xml:space="preserve"> </w:t>
      </w:r>
      <w:r w:rsidRPr="00C4405B">
        <w:rPr>
          <w:rFonts w:ascii="Arial" w:eastAsia="Times New Roman" w:hAnsi="Arial" w:cs="Arial"/>
          <w:color w:val="161616"/>
        </w:rPr>
        <w:t>site Themes, Widgets and Menus</w:t>
      </w:r>
    </w:p>
    <w:p w:rsidR="00BE3461" w:rsidRPr="00BE3461" w:rsidRDefault="00BE3461" w:rsidP="00BE3461">
      <w:pPr>
        <w:numPr>
          <w:ilvl w:val="0"/>
          <w:numId w:val="9"/>
        </w:numPr>
        <w:spacing w:after="0" w:line="435" w:lineRule="atLeast"/>
        <w:textAlignment w:val="baseline"/>
        <w:rPr>
          <w:rFonts w:ascii="Arial" w:eastAsia="Times New Roman" w:hAnsi="Arial" w:cs="Arial"/>
          <w:color w:val="161616"/>
        </w:rPr>
      </w:pPr>
      <w:r w:rsidRPr="00BE3461">
        <w:rPr>
          <w:rFonts w:ascii="Arial" w:eastAsia="Times New Roman" w:hAnsi="Arial" w:cs="Arial"/>
          <w:color w:val="161616"/>
        </w:rPr>
        <w:t>Perform a site Search</w:t>
      </w:r>
    </w:p>
    <w:p w:rsidR="00C4405B" w:rsidRPr="00D31C93" w:rsidRDefault="00BE3461" w:rsidP="00C4405B">
      <w:pPr>
        <w:numPr>
          <w:ilvl w:val="0"/>
          <w:numId w:val="9"/>
        </w:numPr>
        <w:spacing w:after="0" w:line="435" w:lineRule="atLeast"/>
        <w:textAlignment w:val="baseline"/>
        <w:rPr>
          <w:rFonts w:ascii="Arial" w:eastAsia="Times New Roman" w:hAnsi="Arial" w:cs="Arial"/>
          <w:color w:val="161616"/>
        </w:rPr>
      </w:pPr>
      <w:r w:rsidRPr="00D31C93">
        <w:rPr>
          <w:rFonts w:ascii="Arial" w:eastAsia="Times New Roman" w:hAnsi="Arial" w:cs="Arial"/>
          <w:color w:val="161616"/>
        </w:rPr>
        <w:t>Follow your favorite posts, sites. Like and comment on posts.</w:t>
      </w:r>
    </w:p>
    <w:p w:rsidR="00BE3461" w:rsidRPr="00D31C93" w:rsidRDefault="00BE3461" w:rsidP="00C4405B">
      <w:pPr>
        <w:numPr>
          <w:ilvl w:val="0"/>
          <w:numId w:val="9"/>
        </w:numPr>
        <w:spacing w:after="0" w:line="435" w:lineRule="atLeast"/>
        <w:textAlignment w:val="baseline"/>
        <w:rPr>
          <w:rFonts w:ascii="Arial" w:eastAsia="Times New Roman" w:hAnsi="Arial" w:cs="Arial"/>
          <w:color w:val="161616"/>
        </w:rPr>
      </w:pPr>
      <w:r w:rsidRPr="00D31C93">
        <w:rPr>
          <w:rFonts w:ascii="Arial" w:eastAsia="Times New Roman" w:hAnsi="Arial" w:cs="Arial"/>
          <w:color w:val="161616"/>
        </w:rPr>
        <w:t>Add tags to your sites and posts.</w:t>
      </w:r>
    </w:p>
    <w:p w:rsidR="00BE3461" w:rsidRPr="00D31C93" w:rsidRDefault="00BE3461" w:rsidP="00C4405B">
      <w:pPr>
        <w:numPr>
          <w:ilvl w:val="0"/>
          <w:numId w:val="9"/>
        </w:numPr>
        <w:spacing w:after="0" w:line="435" w:lineRule="atLeast"/>
        <w:textAlignment w:val="baseline"/>
        <w:rPr>
          <w:rFonts w:ascii="Arial" w:eastAsia="Times New Roman" w:hAnsi="Arial" w:cs="Arial"/>
          <w:color w:val="161616"/>
        </w:rPr>
      </w:pPr>
      <w:r w:rsidRPr="00D31C93">
        <w:rPr>
          <w:rFonts w:ascii="Arial" w:eastAsia="Times New Roman" w:hAnsi="Arial" w:cs="Arial"/>
          <w:color w:val="161616"/>
        </w:rPr>
        <w:t>Write and launch the posts or sites to share with world.</w:t>
      </w:r>
    </w:p>
    <w:p w:rsidR="00BE3461" w:rsidRPr="00D31C93" w:rsidRDefault="00BE3461" w:rsidP="00C4405B">
      <w:pPr>
        <w:numPr>
          <w:ilvl w:val="0"/>
          <w:numId w:val="9"/>
        </w:numPr>
        <w:spacing w:after="0" w:line="435" w:lineRule="atLeast"/>
        <w:textAlignment w:val="baseline"/>
        <w:rPr>
          <w:rFonts w:ascii="Arial" w:eastAsia="Times New Roman" w:hAnsi="Arial" w:cs="Arial"/>
          <w:color w:val="161616"/>
        </w:rPr>
      </w:pPr>
      <w:r w:rsidRPr="00D31C93">
        <w:rPr>
          <w:rFonts w:ascii="Arial" w:eastAsia="Times New Roman" w:hAnsi="Arial" w:cs="Arial"/>
          <w:color w:val="161616"/>
        </w:rPr>
        <w:t>Get notification for your posts and sites</w:t>
      </w:r>
    </w:p>
    <w:p w:rsidR="00BE3461" w:rsidRPr="00BE3461" w:rsidRDefault="00BE3461" w:rsidP="00BE3461">
      <w:pPr>
        <w:numPr>
          <w:ilvl w:val="0"/>
          <w:numId w:val="9"/>
        </w:numPr>
        <w:spacing w:after="0" w:line="435" w:lineRule="atLeast"/>
        <w:textAlignment w:val="baseline"/>
        <w:rPr>
          <w:rFonts w:ascii="Arial" w:eastAsia="Times New Roman" w:hAnsi="Arial" w:cs="Arial"/>
          <w:color w:val="161616"/>
        </w:rPr>
      </w:pPr>
      <w:r w:rsidRPr="00BE3461">
        <w:rPr>
          <w:rFonts w:ascii="Arial" w:eastAsia="Times New Roman" w:hAnsi="Arial" w:cs="Arial"/>
          <w:color w:val="161616"/>
        </w:rPr>
        <w:t xml:space="preserve">View or Edit your Profile and logout from the </w:t>
      </w:r>
      <w:proofErr w:type="spellStart"/>
      <w:r w:rsidRPr="00BE3461">
        <w:rPr>
          <w:rFonts w:ascii="Arial" w:eastAsia="Times New Roman" w:hAnsi="Arial" w:cs="Arial"/>
          <w:color w:val="161616"/>
        </w:rPr>
        <w:t>WordPress</w:t>
      </w:r>
      <w:proofErr w:type="spellEnd"/>
      <w:r w:rsidRPr="00BE3461">
        <w:rPr>
          <w:rFonts w:ascii="Arial" w:eastAsia="Times New Roman" w:hAnsi="Arial" w:cs="Arial"/>
          <w:color w:val="161616"/>
        </w:rPr>
        <w:t xml:space="preserve"> Dashboard</w:t>
      </w:r>
    </w:p>
    <w:p w:rsidR="0006702F" w:rsidRDefault="0006702F" w:rsidP="00B55FFC">
      <w:pPr>
        <w:pStyle w:val="Heading3"/>
        <w:rPr>
          <w:rFonts w:asciiTheme="minorHAnsi" w:eastAsia="Times New Roman" w:hAnsiTheme="minorHAnsi" w:cs="Helvetica"/>
          <w:b w:val="0"/>
          <w:bCs w:val="0"/>
          <w:color w:val="161616"/>
        </w:rPr>
      </w:pPr>
    </w:p>
    <w:p w:rsidR="00BC6003" w:rsidRPr="00BC6003" w:rsidRDefault="00BC6003" w:rsidP="00BC6003"/>
    <w:p w:rsidR="00781740" w:rsidRPr="00781740" w:rsidRDefault="00781740" w:rsidP="000F5799"/>
    <w:p w:rsidR="007B7857" w:rsidRPr="0051104A" w:rsidRDefault="007B7857" w:rsidP="003E74DC"/>
    <w:p w:rsidR="00067FD3" w:rsidRPr="00067FD3" w:rsidRDefault="003141C0" w:rsidP="003E74DC">
      <w:r w:rsidRPr="003141C0">
        <w:rPr>
          <w:b/>
          <w:noProof/>
          <w:color w:val="FFFFFF" w:themeColor="background1"/>
        </w:rPr>
        <w:lastRenderedPageBreak/>
        <w:pict>
          <v:rect id="_x0000_s1032" style="position:absolute;margin-left:-82.05pt;margin-top:-101.6pt;width:629.6pt;height:1184.35pt;z-index:-251656704" fillcolor="#8064a2 [3207]" strokecolor="#f2f2f2 [3041]" strokeweight="3pt">
            <v:shadow on="t" type="perspective" color="#3f3151 [1607]" opacity=".5" offset="1pt" offset2="-1pt"/>
          </v:rect>
        </w:pict>
      </w:r>
    </w:p>
    <w:p w:rsidR="0003786D" w:rsidRDefault="0003786D" w:rsidP="0003786D"/>
    <w:p w:rsidR="0003786D" w:rsidRDefault="0003786D" w:rsidP="0003786D"/>
    <w:p w:rsidR="0003786D" w:rsidRDefault="0003786D" w:rsidP="0003786D"/>
    <w:p w:rsidR="00B701FE" w:rsidRDefault="00B701FE" w:rsidP="00BA2A5C">
      <w:pPr>
        <w:tabs>
          <w:tab w:val="left" w:pos="820"/>
        </w:tabs>
        <w:rPr>
          <w:rFonts w:ascii="Arial" w:hAnsi="Arial" w:cs="Arial"/>
          <w:b/>
          <w:color w:val="FFFFFF" w:themeColor="background1"/>
          <w:sz w:val="24"/>
          <w:szCs w:val="24"/>
        </w:rPr>
      </w:pPr>
    </w:p>
    <w:p w:rsidR="006A2237" w:rsidRDefault="006A2237" w:rsidP="00BA2A5C">
      <w:pPr>
        <w:tabs>
          <w:tab w:val="left" w:pos="820"/>
        </w:tabs>
        <w:rPr>
          <w:rFonts w:ascii="Arial" w:hAnsi="Arial" w:cs="Arial"/>
          <w:b/>
          <w:color w:val="FFFFFF" w:themeColor="background1"/>
          <w:sz w:val="24"/>
          <w:szCs w:val="24"/>
        </w:rPr>
      </w:pPr>
    </w:p>
    <w:p w:rsidR="006A2237" w:rsidRDefault="006A2237" w:rsidP="00BA2A5C">
      <w:pPr>
        <w:tabs>
          <w:tab w:val="left" w:pos="820"/>
        </w:tabs>
        <w:rPr>
          <w:rFonts w:ascii="Arial" w:hAnsi="Arial" w:cs="Arial"/>
          <w:b/>
          <w:color w:val="FFFFFF" w:themeColor="background1"/>
          <w:sz w:val="24"/>
          <w:szCs w:val="24"/>
        </w:rPr>
      </w:pPr>
    </w:p>
    <w:p w:rsidR="006A2237" w:rsidRDefault="006A2237" w:rsidP="00BA2A5C">
      <w:pPr>
        <w:tabs>
          <w:tab w:val="left" w:pos="820"/>
        </w:tabs>
        <w:rPr>
          <w:rFonts w:ascii="Arial" w:hAnsi="Arial" w:cs="Arial"/>
          <w:b/>
          <w:color w:val="FFFFFF" w:themeColor="background1"/>
          <w:sz w:val="24"/>
          <w:szCs w:val="24"/>
        </w:rPr>
      </w:pPr>
    </w:p>
    <w:p w:rsidR="006A2237" w:rsidRDefault="006A2237" w:rsidP="00BA2A5C">
      <w:pPr>
        <w:tabs>
          <w:tab w:val="left" w:pos="820"/>
        </w:tabs>
        <w:rPr>
          <w:rFonts w:ascii="Arial" w:hAnsi="Arial" w:cs="Arial"/>
          <w:b/>
          <w:color w:val="FFFFFF" w:themeColor="background1"/>
          <w:sz w:val="24"/>
          <w:szCs w:val="24"/>
        </w:rPr>
      </w:pPr>
    </w:p>
    <w:p w:rsidR="006A2237" w:rsidRDefault="006A2237" w:rsidP="00BA2A5C">
      <w:pPr>
        <w:tabs>
          <w:tab w:val="left" w:pos="820"/>
        </w:tabs>
        <w:rPr>
          <w:rFonts w:ascii="Arial" w:hAnsi="Arial" w:cs="Arial"/>
          <w:b/>
          <w:color w:val="FFFFFF" w:themeColor="background1"/>
          <w:sz w:val="24"/>
          <w:szCs w:val="24"/>
        </w:rPr>
      </w:pPr>
    </w:p>
    <w:p w:rsidR="00BA2A5C" w:rsidRPr="00BA2A5C" w:rsidRDefault="00BA2A5C" w:rsidP="00BA2A5C">
      <w:pPr>
        <w:tabs>
          <w:tab w:val="left" w:pos="820"/>
        </w:tabs>
        <w:rPr>
          <w:rFonts w:ascii="Arial" w:hAnsi="Arial" w:cs="Arial"/>
          <w:b/>
          <w:color w:val="FFFFFF" w:themeColor="background1"/>
          <w:sz w:val="24"/>
          <w:szCs w:val="24"/>
        </w:rPr>
      </w:pPr>
      <w:r w:rsidRPr="00BA2A5C">
        <w:rPr>
          <w:rFonts w:ascii="Arial" w:hAnsi="Arial" w:cs="Arial"/>
          <w:b/>
          <w:color w:val="FFFFFF" w:themeColor="background1"/>
          <w:sz w:val="24"/>
          <w:szCs w:val="24"/>
        </w:rPr>
        <w:t>Chapter- 3</w:t>
      </w:r>
    </w:p>
    <w:p w:rsidR="00BA2A5C" w:rsidRDefault="00BA2A5C" w:rsidP="00BA2A5C">
      <w:pPr>
        <w:tabs>
          <w:tab w:val="left" w:pos="820"/>
        </w:tabs>
        <w:rPr>
          <w:rFonts w:ascii="Arial" w:hAnsi="Arial" w:cs="Arial"/>
          <w:b/>
          <w:color w:val="FFFFFF" w:themeColor="background1"/>
          <w:sz w:val="52"/>
          <w:szCs w:val="52"/>
        </w:rPr>
      </w:pPr>
      <w:r>
        <w:rPr>
          <w:rFonts w:ascii="Arial" w:hAnsi="Arial" w:cs="Arial"/>
          <w:b/>
          <w:color w:val="FFFFFF" w:themeColor="background1"/>
          <w:sz w:val="52"/>
          <w:szCs w:val="52"/>
        </w:rPr>
        <w:t>Structuring your Website</w:t>
      </w:r>
    </w:p>
    <w:p w:rsidR="004F1186" w:rsidRDefault="004F1186" w:rsidP="00437984">
      <w:pPr>
        <w:tabs>
          <w:tab w:val="left" w:pos="820"/>
          <w:tab w:val="left" w:pos="3215"/>
        </w:tabs>
        <w:rPr>
          <w:rFonts w:ascii="Arial" w:hAnsi="Arial" w:cs="Arial"/>
          <w:color w:val="FFFFFF" w:themeColor="background1"/>
          <w:sz w:val="24"/>
          <w:szCs w:val="24"/>
        </w:rPr>
      </w:pPr>
      <w:r>
        <w:rPr>
          <w:rFonts w:ascii="Arial" w:hAnsi="Arial" w:cs="Arial"/>
          <w:color w:val="FFFFFF" w:themeColor="background1"/>
          <w:sz w:val="24"/>
          <w:szCs w:val="24"/>
        </w:rPr>
        <w:t>This chapter defines</w:t>
      </w:r>
      <w:r w:rsidR="00437984">
        <w:rPr>
          <w:rFonts w:ascii="Arial" w:hAnsi="Arial" w:cs="Arial"/>
          <w:color w:val="FFFFFF" w:themeColor="background1"/>
          <w:sz w:val="24"/>
          <w:szCs w:val="24"/>
        </w:rPr>
        <w:t xml:space="preserve"> and describes</w:t>
      </w:r>
      <w:r>
        <w:rPr>
          <w:rFonts w:ascii="Arial" w:hAnsi="Arial" w:cs="Arial"/>
          <w:color w:val="FFFFFF" w:themeColor="background1"/>
          <w:sz w:val="24"/>
          <w:szCs w:val="24"/>
        </w:rPr>
        <w:t xml:space="preserve"> the </w:t>
      </w:r>
      <w:r w:rsidR="00F917AF">
        <w:rPr>
          <w:rFonts w:ascii="Arial" w:hAnsi="Arial" w:cs="Arial"/>
          <w:color w:val="FFFFFF" w:themeColor="background1"/>
          <w:sz w:val="24"/>
          <w:szCs w:val="24"/>
        </w:rPr>
        <w:t>important</w:t>
      </w:r>
      <w:r w:rsidR="00437984">
        <w:rPr>
          <w:rFonts w:ascii="Arial" w:hAnsi="Arial" w:cs="Arial"/>
          <w:color w:val="FFFFFF" w:themeColor="background1"/>
          <w:sz w:val="24"/>
          <w:szCs w:val="24"/>
        </w:rPr>
        <w:t xml:space="preserve"> content</w:t>
      </w:r>
      <w:r w:rsidR="00F917AF">
        <w:rPr>
          <w:rFonts w:ascii="Arial" w:hAnsi="Arial" w:cs="Arial"/>
          <w:color w:val="FFFFFF" w:themeColor="background1"/>
          <w:sz w:val="24"/>
          <w:szCs w:val="24"/>
        </w:rPr>
        <w:t>s</w:t>
      </w:r>
      <w:r w:rsidR="00437984">
        <w:rPr>
          <w:rFonts w:ascii="Arial" w:hAnsi="Arial" w:cs="Arial"/>
          <w:color w:val="FFFFFF" w:themeColor="background1"/>
          <w:sz w:val="24"/>
          <w:szCs w:val="24"/>
        </w:rPr>
        <w:t xml:space="preserve"> of the site</w:t>
      </w:r>
      <w:r w:rsidR="00CD11D1">
        <w:rPr>
          <w:rFonts w:ascii="Arial" w:hAnsi="Arial" w:cs="Arial"/>
          <w:color w:val="FFFFFF" w:themeColor="background1"/>
          <w:sz w:val="24"/>
          <w:szCs w:val="24"/>
        </w:rPr>
        <w:t>….</w:t>
      </w:r>
    </w:p>
    <w:p w:rsidR="002515E7" w:rsidRDefault="002515E7" w:rsidP="00437984">
      <w:pPr>
        <w:tabs>
          <w:tab w:val="left" w:pos="820"/>
          <w:tab w:val="left" w:pos="3215"/>
        </w:tabs>
        <w:rPr>
          <w:rFonts w:ascii="Arial" w:hAnsi="Arial" w:cs="Arial"/>
          <w:color w:val="FFFFFF" w:themeColor="background1"/>
          <w:sz w:val="24"/>
          <w:szCs w:val="24"/>
        </w:rPr>
      </w:pPr>
    </w:p>
    <w:p w:rsidR="002515E7" w:rsidRDefault="002515E7" w:rsidP="00437984">
      <w:pPr>
        <w:tabs>
          <w:tab w:val="left" w:pos="820"/>
          <w:tab w:val="left" w:pos="3215"/>
        </w:tabs>
        <w:rPr>
          <w:rFonts w:ascii="Arial" w:hAnsi="Arial" w:cs="Arial"/>
          <w:color w:val="FFFFFF" w:themeColor="background1"/>
          <w:sz w:val="24"/>
          <w:szCs w:val="24"/>
        </w:rPr>
      </w:pPr>
    </w:p>
    <w:p w:rsidR="002515E7" w:rsidRDefault="002515E7" w:rsidP="00437984">
      <w:pPr>
        <w:tabs>
          <w:tab w:val="left" w:pos="820"/>
          <w:tab w:val="left" w:pos="3215"/>
        </w:tabs>
        <w:rPr>
          <w:rFonts w:ascii="Arial" w:hAnsi="Arial" w:cs="Arial"/>
          <w:color w:val="FFFFFF" w:themeColor="background1"/>
          <w:sz w:val="24"/>
          <w:szCs w:val="24"/>
        </w:rPr>
      </w:pPr>
    </w:p>
    <w:p w:rsidR="002515E7" w:rsidRDefault="002515E7" w:rsidP="00437984">
      <w:pPr>
        <w:tabs>
          <w:tab w:val="left" w:pos="820"/>
          <w:tab w:val="left" w:pos="3215"/>
        </w:tabs>
        <w:rPr>
          <w:rFonts w:ascii="Arial" w:hAnsi="Arial" w:cs="Arial"/>
          <w:color w:val="FFFFFF" w:themeColor="background1"/>
          <w:sz w:val="24"/>
          <w:szCs w:val="24"/>
        </w:rPr>
      </w:pPr>
    </w:p>
    <w:p w:rsidR="002515E7" w:rsidRDefault="002515E7" w:rsidP="00437984">
      <w:pPr>
        <w:tabs>
          <w:tab w:val="left" w:pos="820"/>
          <w:tab w:val="left" w:pos="3215"/>
        </w:tabs>
        <w:rPr>
          <w:rFonts w:ascii="Arial" w:hAnsi="Arial" w:cs="Arial"/>
          <w:color w:val="FFFFFF" w:themeColor="background1"/>
          <w:sz w:val="24"/>
          <w:szCs w:val="24"/>
        </w:rPr>
      </w:pPr>
    </w:p>
    <w:p w:rsidR="002515E7" w:rsidRDefault="002515E7" w:rsidP="00437984">
      <w:pPr>
        <w:tabs>
          <w:tab w:val="left" w:pos="820"/>
          <w:tab w:val="left" w:pos="3215"/>
        </w:tabs>
        <w:rPr>
          <w:rFonts w:ascii="Arial" w:hAnsi="Arial" w:cs="Arial"/>
          <w:color w:val="FFFFFF" w:themeColor="background1"/>
          <w:sz w:val="24"/>
          <w:szCs w:val="24"/>
        </w:rPr>
      </w:pPr>
    </w:p>
    <w:p w:rsidR="002515E7" w:rsidRDefault="002515E7" w:rsidP="00437984">
      <w:pPr>
        <w:tabs>
          <w:tab w:val="left" w:pos="820"/>
          <w:tab w:val="left" w:pos="3215"/>
        </w:tabs>
        <w:rPr>
          <w:rFonts w:ascii="Arial" w:hAnsi="Arial" w:cs="Arial"/>
          <w:color w:val="FFFFFF" w:themeColor="background1"/>
          <w:sz w:val="24"/>
          <w:szCs w:val="24"/>
        </w:rPr>
      </w:pPr>
    </w:p>
    <w:p w:rsidR="002515E7" w:rsidRDefault="002F1366" w:rsidP="002F1366">
      <w:pPr>
        <w:pStyle w:val="Heading1"/>
      </w:pPr>
      <w:bookmarkStart w:id="21" w:name="_Toc61982323"/>
      <w:r>
        <w:lastRenderedPageBreak/>
        <w:t>Posts versus Pages</w:t>
      </w:r>
      <w:bookmarkEnd w:id="21"/>
    </w:p>
    <w:p w:rsidR="002F1366" w:rsidRPr="00D31C93" w:rsidRDefault="000A2261" w:rsidP="002F1366">
      <w:pPr>
        <w:rPr>
          <w:rFonts w:ascii="Arial" w:hAnsi="Arial" w:cs="Arial"/>
        </w:rPr>
      </w:pPr>
      <w:proofErr w:type="spellStart"/>
      <w:r w:rsidRPr="00D31C93">
        <w:rPr>
          <w:rFonts w:ascii="Arial" w:hAnsi="Arial" w:cs="Arial"/>
        </w:rPr>
        <w:t>WordPress</w:t>
      </w:r>
      <w:proofErr w:type="spellEnd"/>
      <w:r w:rsidRPr="00D31C93">
        <w:rPr>
          <w:rFonts w:ascii="Arial" w:hAnsi="Arial" w:cs="Arial"/>
        </w:rPr>
        <w:t xml:space="preserve"> is built around two basic concepts. </w:t>
      </w:r>
      <w:proofErr w:type="gramStart"/>
      <w:r w:rsidRPr="00D31C93">
        <w:rPr>
          <w:rFonts w:ascii="Arial" w:hAnsi="Arial" w:cs="Arial"/>
          <w:b/>
        </w:rPr>
        <w:t>Posts</w:t>
      </w:r>
      <w:r w:rsidRPr="00D31C93">
        <w:rPr>
          <w:rFonts w:ascii="Arial" w:hAnsi="Arial" w:cs="Arial"/>
        </w:rPr>
        <w:t xml:space="preserve"> and </w:t>
      </w:r>
      <w:r w:rsidRPr="00D31C93">
        <w:rPr>
          <w:rFonts w:ascii="Arial" w:hAnsi="Arial" w:cs="Arial"/>
          <w:b/>
        </w:rPr>
        <w:t>Pages</w:t>
      </w:r>
      <w:r w:rsidRPr="00D31C93">
        <w:rPr>
          <w:rFonts w:ascii="Arial" w:hAnsi="Arial" w:cs="Arial"/>
        </w:rPr>
        <w:t>.</w:t>
      </w:r>
      <w:proofErr w:type="gramEnd"/>
      <w:r w:rsidRPr="00D31C93">
        <w:rPr>
          <w:rFonts w:ascii="Arial" w:hAnsi="Arial" w:cs="Arial"/>
        </w:rPr>
        <w:t xml:space="preserve"> </w:t>
      </w:r>
      <w:r w:rsidRPr="00D31C93">
        <w:rPr>
          <w:rFonts w:ascii="Arial" w:hAnsi="Arial" w:cs="Arial"/>
          <w:b/>
        </w:rPr>
        <w:t>Posts</w:t>
      </w:r>
      <w:r w:rsidRPr="00D31C93">
        <w:rPr>
          <w:rFonts w:ascii="Arial" w:hAnsi="Arial" w:cs="Arial"/>
        </w:rPr>
        <w:t xml:space="preserve"> are typically blog entries or in other words, a series of </w:t>
      </w:r>
      <w:proofErr w:type="gramStart"/>
      <w:r w:rsidRPr="00D31C93">
        <w:rPr>
          <w:rFonts w:ascii="Arial" w:hAnsi="Arial" w:cs="Arial"/>
        </w:rPr>
        <w:t>articles,</w:t>
      </w:r>
      <w:proofErr w:type="gramEnd"/>
      <w:r w:rsidR="009F3FB5" w:rsidRPr="00D31C93">
        <w:rPr>
          <w:rFonts w:ascii="Arial" w:hAnsi="Arial" w:cs="Arial"/>
        </w:rPr>
        <w:t xml:space="preserve"> </w:t>
      </w:r>
      <w:r w:rsidR="009F3FB5" w:rsidRPr="00D31C93">
        <w:rPr>
          <w:rFonts w:ascii="Arial" w:hAnsi="Arial" w:cs="Arial"/>
          <w:b/>
        </w:rPr>
        <w:t>Pages</w:t>
      </w:r>
      <w:r w:rsidR="009F3FB5" w:rsidRPr="00D31C93">
        <w:rPr>
          <w:rFonts w:ascii="Arial" w:hAnsi="Arial" w:cs="Arial"/>
        </w:rPr>
        <w:t xml:space="preserve"> are used for more static content (i.e. content that doesn’t change or changes infrequently).</w:t>
      </w:r>
    </w:p>
    <w:p w:rsidR="00FC0B7A" w:rsidRPr="00D31C93" w:rsidRDefault="00FC0B7A" w:rsidP="002F1366">
      <w:pPr>
        <w:rPr>
          <w:rFonts w:ascii="Arial" w:hAnsi="Arial" w:cs="Arial"/>
        </w:rPr>
      </w:pPr>
      <w:r w:rsidRPr="00D31C93">
        <w:rPr>
          <w:rFonts w:ascii="Arial" w:hAnsi="Arial" w:cs="Arial"/>
        </w:rPr>
        <w:t>You can also use the blog concept if you have a site where you need to display your ‘latest news’ or update even just about anything.</w:t>
      </w:r>
      <w:r w:rsidR="00CF62D9" w:rsidRPr="00D31C93">
        <w:rPr>
          <w:rFonts w:ascii="Arial" w:hAnsi="Arial" w:cs="Arial"/>
        </w:rPr>
        <w:t xml:space="preserve"> Basically, any information that gets updated on a semi-regular basis can benefit from the ‘blog’ functionalit</w:t>
      </w:r>
      <w:r w:rsidR="00B55BBD" w:rsidRPr="00D31C93">
        <w:rPr>
          <w:rFonts w:ascii="Arial" w:hAnsi="Arial" w:cs="Arial"/>
        </w:rPr>
        <w:t xml:space="preserve">y. </w:t>
      </w:r>
      <w:proofErr w:type="gramStart"/>
      <w:r w:rsidR="00B55BBD" w:rsidRPr="00D31C93">
        <w:rPr>
          <w:rFonts w:ascii="Arial" w:hAnsi="Arial" w:cs="Arial"/>
        </w:rPr>
        <w:t xml:space="preserve">Whether that’s a traditional </w:t>
      </w:r>
      <w:r w:rsidR="00CF62D9" w:rsidRPr="00D31C93">
        <w:rPr>
          <w:rFonts w:ascii="Arial" w:hAnsi="Arial" w:cs="Arial"/>
        </w:rPr>
        <w:t>blog, your company’s ‘latest news’ or even just your own personal updates.</w:t>
      </w:r>
      <w:proofErr w:type="gramEnd"/>
    </w:p>
    <w:p w:rsidR="00B55BBD" w:rsidRDefault="00B55BBD" w:rsidP="00B55BBD">
      <w:pPr>
        <w:pStyle w:val="Heading2"/>
      </w:pPr>
      <w:bookmarkStart w:id="22" w:name="_Toc61982324"/>
      <w:r>
        <w:t>Pages</w:t>
      </w:r>
      <w:bookmarkEnd w:id="22"/>
    </w:p>
    <w:p w:rsidR="00B55BBD" w:rsidRDefault="00B55BBD" w:rsidP="00B55BBD">
      <w:pPr>
        <w:rPr>
          <w:rFonts w:ascii="Arial" w:hAnsi="Arial" w:cs="Arial"/>
        </w:rPr>
      </w:pPr>
      <w:r w:rsidRPr="00D31C93">
        <w:rPr>
          <w:rFonts w:ascii="Arial" w:hAnsi="Arial" w:cs="Arial"/>
        </w:rPr>
        <w:t xml:space="preserve">After clicking the </w:t>
      </w:r>
      <w:r w:rsidR="00D31C93">
        <w:rPr>
          <w:rFonts w:ascii="Arial" w:hAnsi="Arial" w:cs="Arial"/>
        </w:rPr>
        <w:t xml:space="preserve">Site menu, and submenu Pages </w:t>
      </w:r>
      <w:r w:rsidR="00D31C93" w:rsidRPr="00D31C93">
        <w:rPr>
          <w:rFonts w:ascii="Arial" w:hAnsi="Arial" w:cs="Arial"/>
        </w:rPr>
        <w:t>you'll be shown a list of Pages that your site contains.</w:t>
      </w:r>
      <w:r w:rsidR="002E15B2" w:rsidRPr="002E15B2">
        <w:t xml:space="preserve"> </w:t>
      </w:r>
      <w:r w:rsidR="002E15B2" w:rsidRPr="002E15B2">
        <w:rPr>
          <w:rFonts w:ascii="Arial" w:hAnsi="Arial" w:cs="Arial"/>
        </w:rPr>
        <w:t>Among the information displayed is the Page title,</w:t>
      </w:r>
      <w:r w:rsidR="002E15B2">
        <w:rPr>
          <w:rFonts w:ascii="Arial" w:hAnsi="Arial" w:cs="Arial"/>
        </w:rPr>
        <w:t xml:space="preserve"> either the date published or the date the page was last modified.</w:t>
      </w:r>
      <w:r w:rsidR="002E15B2" w:rsidRPr="002E15B2">
        <w:t xml:space="preserve"> </w:t>
      </w:r>
      <w:r w:rsidR="002E15B2" w:rsidRPr="002E15B2">
        <w:rPr>
          <w:rFonts w:ascii="Arial" w:hAnsi="Arial" w:cs="Arial"/>
        </w:rPr>
        <w:t>The Pages screen will look similar to screen below.</w:t>
      </w:r>
    </w:p>
    <w:p w:rsidR="002840AB" w:rsidRDefault="003141C0" w:rsidP="002840AB">
      <w:pPr>
        <w:keepNext/>
      </w:pPr>
      <w:r w:rsidRPr="003141C0">
        <w:rPr>
          <w:rFonts w:ascii="Arial" w:hAnsi="Arial" w:cs="Arial"/>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3" type="#_x0000_t61" style="position:absolute;margin-left:219.35pt;margin-top:151.65pt;width:159.9pt;height:52.75pt;z-index:251660800" adj="30725,-962">
            <v:textbox style="mso-next-textbox:#_x0000_s1033">
              <w:txbxContent>
                <w:p w:rsidR="00B82264" w:rsidRPr="00E31886" w:rsidRDefault="00B82264">
                  <w:pPr>
                    <w:rPr>
                      <w:lang w:val="en-IN"/>
                    </w:rPr>
                  </w:pPr>
                  <w:r>
                    <w:rPr>
                      <w:lang w:val="en-IN"/>
                    </w:rPr>
                    <w:t>Clicking these 3 dots will show various options you can perform</w:t>
                  </w:r>
                </w:p>
              </w:txbxContent>
            </v:textbox>
          </v:shape>
        </w:pict>
      </w:r>
      <w:r w:rsidR="002E15B2">
        <w:rPr>
          <w:rFonts w:ascii="Arial" w:hAnsi="Arial" w:cs="Arial"/>
          <w:noProof/>
        </w:rPr>
        <w:drawing>
          <wp:inline distT="0" distB="0" distL="0" distR="0">
            <wp:extent cx="5900003" cy="3147646"/>
            <wp:effectExtent l="19050" t="0" r="5497"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00461" cy="3147891"/>
                    </a:xfrm>
                    <a:prstGeom prst="rect">
                      <a:avLst/>
                    </a:prstGeom>
                    <a:noFill/>
                    <a:ln w="9525">
                      <a:noFill/>
                      <a:miter lim="800000"/>
                      <a:headEnd/>
                      <a:tailEnd/>
                    </a:ln>
                  </pic:spPr>
                </pic:pic>
              </a:graphicData>
            </a:graphic>
          </wp:inline>
        </w:drawing>
      </w:r>
    </w:p>
    <w:p w:rsidR="002E15B2" w:rsidRDefault="002840AB" w:rsidP="002840AB">
      <w:pPr>
        <w:pStyle w:val="Caption"/>
        <w:rPr>
          <w:rFonts w:ascii="Arial" w:hAnsi="Arial" w:cs="Arial"/>
        </w:rPr>
      </w:pPr>
      <w:r>
        <w:t xml:space="preserve">                                                                                                   </w:t>
      </w:r>
      <w:bookmarkStart w:id="23" w:name="_Toc61460779"/>
      <w:bookmarkStart w:id="24" w:name="_Toc61982353"/>
      <w:r>
        <w:t xml:space="preserve">Figure </w:t>
      </w:r>
      <w:fldSimple w:instr=" SEQ Figure \* ARABIC ">
        <w:r w:rsidR="005E56EA">
          <w:rPr>
            <w:noProof/>
          </w:rPr>
          <w:t>5</w:t>
        </w:r>
      </w:fldSimple>
      <w:r>
        <w:t>: Pages</w:t>
      </w:r>
      <w:bookmarkEnd w:id="23"/>
      <w:bookmarkEnd w:id="24"/>
    </w:p>
    <w:p w:rsidR="00E31886" w:rsidRDefault="008A2EE0" w:rsidP="00B55BBD">
      <w:pPr>
        <w:rPr>
          <w:rFonts w:ascii="Arial" w:hAnsi="Arial" w:cs="Arial"/>
        </w:rPr>
      </w:pPr>
      <w:r w:rsidRPr="008A2EE0">
        <w:rPr>
          <w:rFonts w:ascii="Arial" w:hAnsi="Arial" w:cs="Arial"/>
        </w:rPr>
        <w:t xml:space="preserve">At the top of the page you can view how many Pages in total you have in your site, how many have been </w:t>
      </w:r>
      <w:proofErr w:type="gramStart"/>
      <w:r w:rsidRPr="008A2EE0">
        <w:rPr>
          <w:rFonts w:ascii="Arial" w:hAnsi="Arial" w:cs="Arial"/>
        </w:rPr>
        <w:t xml:space="preserve">published </w:t>
      </w:r>
      <w:r>
        <w:rPr>
          <w:rFonts w:ascii="Arial" w:hAnsi="Arial" w:cs="Arial"/>
        </w:rPr>
        <w:t>,</w:t>
      </w:r>
      <w:proofErr w:type="gramEnd"/>
      <w:r>
        <w:rPr>
          <w:rFonts w:ascii="Arial" w:hAnsi="Arial" w:cs="Arial"/>
        </w:rPr>
        <w:t xml:space="preserve"> in drafts, scheduled to publish or Trashed.</w:t>
      </w:r>
    </w:p>
    <w:p w:rsidR="0013197E" w:rsidRDefault="00B701FE" w:rsidP="00B55BBD">
      <w:pPr>
        <w:rPr>
          <w:rFonts w:ascii="Arial" w:hAnsi="Arial" w:cs="Arial"/>
        </w:rPr>
      </w:pPr>
      <w:r w:rsidRPr="00B701FE">
        <w:rPr>
          <w:rFonts w:ascii="Arial" w:hAnsi="Arial" w:cs="Arial"/>
        </w:rPr>
        <w:t>When clicking the 3[…] dots corresponding to each blog, below links appear:-</w:t>
      </w:r>
    </w:p>
    <w:tbl>
      <w:tblPr>
        <w:tblStyle w:val="TableGrid"/>
        <w:tblW w:w="0" w:type="auto"/>
        <w:tblLook w:val="04A0"/>
      </w:tblPr>
      <w:tblGrid>
        <w:gridCol w:w="2802"/>
        <w:gridCol w:w="6774"/>
      </w:tblGrid>
      <w:tr w:rsidR="00781319" w:rsidTr="00934C82">
        <w:tc>
          <w:tcPr>
            <w:tcW w:w="2802" w:type="dxa"/>
          </w:tcPr>
          <w:p w:rsidR="00781319" w:rsidRPr="00934C82" w:rsidRDefault="00934C82" w:rsidP="00934C82">
            <w:pPr>
              <w:pStyle w:val="Heading2"/>
              <w:tabs>
                <w:tab w:val="left" w:pos="1578"/>
              </w:tabs>
              <w:outlineLvl w:val="1"/>
              <w:rPr>
                <w:rFonts w:ascii="Arial" w:eastAsiaTheme="minorHAnsi" w:hAnsi="Arial" w:cs="Arial"/>
                <w:b w:val="0"/>
                <w:bCs w:val="0"/>
                <w:color w:val="auto"/>
                <w:sz w:val="22"/>
                <w:szCs w:val="22"/>
              </w:rPr>
            </w:pPr>
            <w:bookmarkStart w:id="25" w:name="_Toc61982325"/>
            <w:r w:rsidRPr="00934C82">
              <w:rPr>
                <w:rFonts w:ascii="Arial" w:eastAsiaTheme="minorHAnsi" w:hAnsi="Arial" w:cs="Arial"/>
                <w:b w:val="0"/>
                <w:bCs w:val="0"/>
                <w:color w:val="auto"/>
                <w:sz w:val="22"/>
                <w:szCs w:val="22"/>
              </w:rPr>
              <w:lastRenderedPageBreak/>
              <w:t>Edit</w:t>
            </w:r>
            <w:bookmarkEnd w:id="25"/>
            <w:r w:rsidRPr="00934C82">
              <w:rPr>
                <w:rFonts w:ascii="Arial" w:eastAsiaTheme="minorHAnsi" w:hAnsi="Arial" w:cs="Arial"/>
                <w:b w:val="0"/>
                <w:bCs w:val="0"/>
                <w:color w:val="auto"/>
                <w:sz w:val="22"/>
                <w:szCs w:val="22"/>
              </w:rPr>
              <w:tab/>
            </w:r>
          </w:p>
        </w:tc>
        <w:tc>
          <w:tcPr>
            <w:tcW w:w="6774" w:type="dxa"/>
          </w:tcPr>
          <w:p w:rsidR="00781319" w:rsidRDefault="00934C82" w:rsidP="00B81C74">
            <w:pPr>
              <w:pStyle w:val="Heading2"/>
              <w:outlineLvl w:val="1"/>
              <w:rPr>
                <w:rFonts w:ascii="Arial" w:eastAsiaTheme="minorHAnsi" w:hAnsi="Arial" w:cs="Arial"/>
                <w:b w:val="0"/>
                <w:bCs w:val="0"/>
                <w:color w:val="auto"/>
                <w:sz w:val="22"/>
                <w:szCs w:val="22"/>
              </w:rPr>
            </w:pPr>
            <w:bookmarkStart w:id="26" w:name="_Toc61982326"/>
            <w:r>
              <w:rPr>
                <w:rFonts w:ascii="Arial" w:eastAsiaTheme="minorHAnsi" w:hAnsi="Arial" w:cs="Arial"/>
                <w:b w:val="0"/>
                <w:bCs w:val="0"/>
                <w:color w:val="auto"/>
                <w:sz w:val="22"/>
                <w:szCs w:val="22"/>
              </w:rPr>
              <w:t>To edit the page</w:t>
            </w:r>
            <w:bookmarkEnd w:id="26"/>
          </w:p>
        </w:tc>
      </w:tr>
      <w:tr w:rsidR="00781319" w:rsidTr="00934C82">
        <w:tc>
          <w:tcPr>
            <w:tcW w:w="2802" w:type="dxa"/>
          </w:tcPr>
          <w:p w:rsidR="00781319" w:rsidRDefault="00934C82" w:rsidP="00B81C74">
            <w:pPr>
              <w:pStyle w:val="Heading2"/>
              <w:outlineLvl w:val="1"/>
              <w:rPr>
                <w:rFonts w:ascii="Arial" w:eastAsiaTheme="minorHAnsi" w:hAnsi="Arial" w:cs="Arial"/>
                <w:b w:val="0"/>
                <w:bCs w:val="0"/>
                <w:color w:val="auto"/>
                <w:sz w:val="22"/>
                <w:szCs w:val="22"/>
              </w:rPr>
            </w:pPr>
            <w:bookmarkStart w:id="27" w:name="_Toc61982327"/>
            <w:r>
              <w:rPr>
                <w:rFonts w:ascii="Arial" w:eastAsiaTheme="minorHAnsi" w:hAnsi="Arial" w:cs="Arial"/>
                <w:b w:val="0"/>
                <w:bCs w:val="0"/>
                <w:color w:val="auto"/>
                <w:sz w:val="22"/>
                <w:szCs w:val="22"/>
              </w:rPr>
              <w:t>View Page</w:t>
            </w:r>
            <w:bookmarkEnd w:id="27"/>
          </w:p>
        </w:tc>
        <w:tc>
          <w:tcPr>
            <w:tcW w:w="6774" w:type="dxa"/>
          </w:tcPr>
          <w:p w:rsidR="00781319" w:rsidRDefault="006739FF" w:rsidP="00B81C74">
            <w:pPr>
              <w:pStyle w:val="Heading2"/>
              <w:outlineLvl w:val="1"/>
              <w:rPr>
                <w:rFonts w:ascii="Arial" w:eastAsiaTheme="minorHAnsi" w:hAnsi="Arial" w:cs="Arial"/>
                <w:b w:val="0"/>
                <w:bCs w:val="0"/>
                <w:color w:val="auto"/>
                <w:sz w:val="22"/>
                <w:szCs w:val="22"/>
              </w:rPr>
            </w:pPr>
            <w:bookmarkStart w:id="28" w:name="_Toc61982328"/>
            <w:r>
              <w:rPr>
                <w:rFonts w:ascii="Arial" w:eastAsiaTheme="minorHAnsi" w:hAnsi="Arial" w:cs="Arial"/>
                <w:b w:val="0"/>
                <w:bCs w:val="0"/>
                <w:color w:val="auto"/>
                <w:sz w:val="22"/>
                <w:szCs w:val="22"/>
              </w:rPr>
              <w:t>To preview the page on different devices and platforms</w:t>
            </w:r>
            <w:bookmarkEnd w:id="28"/>
          </w:p>
        </w:tc>
      </w:tr>
      <w:tr w:rsidR="00781319" w:rsidTr="00934C82">
        <w:tc>
          <w:tcPr>
            <w:tcW w:w="2802" w:type="dxa"/>
          </w:tcPr>
          <w:p w:rsidR="00781319" w:rsidRDefault="006739FF" w:rsidP="00B81C74">
            <w:pPr>
              <w:pStyle w:val="Heading2"/>
              <w:outlineLvl w:val="1"/>
              <w:rPr>
                <w:rFonts w:ascii="Arial" w:eastAsiaTheme="minorHAnsi" w:hAnsi="Arial" w:cs="Arial"/>
                <w:b w:val="0"/>
                <w:bCs w:val="0"/>
                <w:color w:val="auto"/>
                <w:sz w:val="22"/>
                <w:szCs w:val="22"/>
              </w:rPr>
            </w:pPr>
            <w:bookmarkStart w:id="29" w:name="_Toc61982329"/>
            <w:r>
              <w:rPr>
                <w:rFonts w:ascii="Arial" w:eastAsiaTheme="minorHAnsi" w:hAnsi="Arial" w:cs="Arial"/>
                <w:b w:val="0"/>
                <w:bCs w:val="0"/>
                <w:color w:val="auto"/>
                <w:sz w:val="22"/>
                <w:szCs w:val="22"/>
              </w:rPr>
              <w:t>Copy Link</w:t>
            </w:r>
            <w:bookmarkEnd w:id="29"/>
          </w:p>
        </w:tc>
        <w:tc>
          <w:tcPr>
            <w:tcW w:w="6774" w:type="dxa"/>
          </w:tcPr>
          <w:p w:rsidR="00781319" w:rsidRDefault="006739FF" w:rsidP="00B81C74">
            <w:pPr>
              <w:pStyle w:val="Heading2"/>
              <w:outlineLvl w:val="1"/>
              <w:rPr>
                <w:rFonts w:ascii="Arial" w:eastAsiaTheme="minorHAnsi" w:hAnsi="Arial" w:cs="Arial"/>
                <w:b w:val="0"/>
                <w:bCs w:val="0"/>
                <w:color w:val="auto"/>
                <w:sz w:val="22"/>
                <w:szCs w:val="22"/>
              </w:rPr>
            </w:pPr>
            <w:bookmarkStart w:id="30" w:name="_Toc61982330"/>
            <w:r>
              <w:rPr>
                <w:rFonts w:ascii="Arial" w:eastAsiaTheme="minorHAnsi" w:hAnsi="Arial" w:cs="Arial"/>
                <w:b w:val="0"/>
                <w:bCs w:val="0"/>
                <w:color w:val="auto"/>
                <w:sz w:val="22"/>
                <w:szCs w:val="22"/>
              </w:rPr>
              <w:t>To copy the block link and share on various platforms</w:t>
            </w:r>
            <w:bookmarkEnd w:id="30"/>
          </w:p>
        </w:tc>
      </w:tr>
      <w:tr w:rsidR="00781319" w:rsidTr="00934C82">
        <w:tc>
          <w:tcPr>
            <w:tcW w:w="2802" w:type="dxa"/>
          </w:tcPr>
          <w:p w:rsidR="00781319" w:rsidRDefault="006739FF" w:rsidP="00B81C74">
            <w:pPr>
              <w:pStyle w:val="Heading2"/>
              <w:outlineLvl w:val="1"/>
              <w:rPr>
                <w:rFonts w:ascii="Arial" w:eastAsiaTheme="minorHAnsi" w:hAnsi="Arial" w:cs="Arial"/>
                <w:b w:val="0"/>
                <w:bCs w:val="0"/>
                <w:color w:val="auto"/>
                <w:sz w:val="22"/>
                <w:szCs w:val="22"/>
              </w:rPr>
            </w:pPr>
            <w:bookmarkStart w:id="31" w:name="_Toc61982331"/>
            <w:r>
              <w:rPr>
                <w:rFonts w:ascii="Arial" w:eastAsiaTheme="minorHAnsi" w:hAnsi="Arial" w:cs="Arial"/>
                <w:b w:val="0"/>
                <w:bCs w:val="0"/>
                <w:color w:val="auto"/>
                <w:sz w:val="22"/>
                <w:szCs w:val="22"/>
              </w:rPr>
              <w:t>Set as Homepage</w:t>
            </w:r>
            <w:bookmarkEnd w:id="31"/>
          </w:p>
        </w:tc>
        <w:tc>
          <w:tcPr>
            <w:tcW w:w="6774" w:type="dxa"/>
          </w:tcPr>
          <w:p w:rsidR="00781319" w:rsidRDefault="006739FF" w:rsidP="00B81C74">
            <w:pPr>
              <w:pStyle w:val="Heading2"/>
              <w:outlineLvl w:val="1"/>
              <w:rPr>
                <w:rFonts w:ascii="Arial" w:eastAsiaTheme="minorHAnsi" w:hAnsi="Arial" w:cs="Arial"/>
                <w:b w:val="0"/>
                <w:bCs w:val="0"/>
                <w:color w:val="auto"/>
                <w:sz w:val="22"/>
                <w:szCs w:val="22"/>
              </w:rPr>
            </w:pPr>
            <w:bookmarkStart w:id="32" w:name="_Toc61982332"/>
            <w:proofErr w:type="gramStart"/>
            <w:r>
              <w:rPr>
                <w:rFonts w:ascii="Arial" w:eastAsiaTheme="minorHAnsi" w:hAnsi="Arial" w:cs="Arial"/>
                <w:b w:val="0"/>
                <w:bCs w:val="0"/>
                <w:color w:val="auto"/>
                <w:sz w:val="22"/>
                <w:szCs w:val="22"/>
              </w:rPr>
              <w:t>To set Blog/Page as homepage.</w:t>
            </w:r>
            <w:proofErr w:type="gramEnd"/>
            <w:r>
              <w:rPr>
                <w:rFonts w:ascii="Arial" w:eastAsiaTheme="minorHAnsi" w:hAnsi="Arial" w:cs="Arial"/>
                <w:b w:val="0"/>
                <w:bCs w:val="0"/>
                <w:color w:val="auto"/>
                <w:sz w:val="22"/>
                <w:szCs w:val="22"/>
              </w:rPr>
              <w:t xml:space="preserve"> Displayed on main dashboard</w:t>
            </w:r>
            <w:bookmarkEnd w:id="32"/>
          </w:p>
        </w:tc>
      </w:tr>
      <w:tr w:rsidR="00781319" w:rsidTr="00934C82">
        <w:tc>
          <w:tcPr>
            <w:tcW w:w="2802" w:type="dxa"/>
          </w:tcPr>
          <w:p w:rsidR="00781319" w:rsidRDefault="006739FF" w:rsidP="00B81C74">
            <w:pPr>
              <w:pStyle w:val="Heading2"/>
              <w:outlineLvl w:val="1"/>
              <w:rPr>
                <w:rFonts w:ascii="Arial" w:eastAsiaTheme="minorHAnsi" w:hAnsi="Arial" w:cs="Arial"/>
                <w:b w:val="0"/>
                <w:bCs w:val="0"/>
                <w:color w:val="auto"/>
                <w:sz w:val="22"/>
                <w:szCs w:val="22"/>
              </w:rPr>
            </w:pPr>
            <w:bookmarkStart w:id="33" w:name="_Toc61982333"/>
            <w:r>
              <w:rPr>
                <w:rFonts w:ascii="Arial" w:eastAsiaTheme="minorHAnsi" w:hAnsi="Arial" w:cs="Arial"/>
                <w:b w:val="0"/>
                <w:bCs w:val="0"/>
                <w:color w:val="auto"/>
                <w:sz w:val="22"/>
                <w:szCs w:val="22"/>
              </w:rPr>
              <w:t>Trash</w:t>
            </w:r>
            <w:bookmarkEnd w:id="33"/>
          </w:p>
        </w:tc>
        <w:tc>
          <w:tcPr>
            <w:tcW w:w="6774" w:type="dxa"/>
          </w:tcPr>
          <w:p w:rsidR="00781319" w:rsidRDefault="00E44C11" w:rsidP="00B81C74">
            <w:pPr>
              <w:pStyle w:val="Heading2"/>
              <w:outlineLvl w:val="1"/>
              <w:rPr>
                <w:rFonts w:ascii="Arial" w:eastAsiaTheme="minorHAnsi" w:hAnsi="Arial" w:cs="Arial"/>
                <w:b w:val="0"/>
                <w:bCs w:val="0"/>
                <w:color w:val="auto"/>
                <w:sz w:val="22"/>
                <w:szCs w:val="22"/>
              </w:rPr>
            </w:pPr>
            <w:bookmarkStart w:id="34" w:name="_Toc61982334"/>
            <w:proofErr w:type="gramStart"/>
            <w:r>
              <w:rPr>
                <w:rFonts w:ascii="Arial" w:eastAsiaTheme="minorHAnsi" w:hAnsi="Arial" w:cs="Arial"/>
                <w:b w:val="0"/>
                <w:bCs w:val="0"/>
                <w:color w:val="auto"/>
                <w:sz w:val="22"/>
                <w:szCs w:val="22"/>
              </w:rPr>
              <w:t>To send page to Trash.</w:t>
            </w:r>
            <w:proofErr w:type="gramEnd"/>
            <w:r>
              <w:rPr>
                <w:rFonts w:ascii="Arial" w:eastAsiaTheme="minorHAnsi" w:hAnsi="Arial" w:cs="Arial"/>
                <w:b w:val="0"/>
                <w:bCs w:val="0"/>
                <w:color w:val="auto"/>
                <w:sz w:val="22"/>
                <w:szCs w:val="22"/>
              </w:rPr>
              <w:t xml:space="preserve"> Once the trash is empty, the page is deleted</w:t>
            </w:r>
            <w:bookmarkEnd w:id="34"/>
          </w:p>
        </w:tc>
      </w:tr>
    </w:tbl>
    <w:p w:rsidR="00A10895" w:rsidRDefault="00A10895" w:rsidP="00B81C74">
      <w:pPr>
        <w:pStyle w:val="Heading2"/>
        <w:rPr>
          <w:rFonts w:ascii="Arial" w:eastAsiaTheme="minorHAnsi" w:hAnsi="Arial" w:cs="Arial"/>
          <w:b w:val="0"/>
          <w:bCs w:val="0"/>
          <w:color w:val="auto"/>
          <w:sz w:val="22"/>
          <w:szCs w:val="22"/>
        </w:rPr>
      </w:pPr>
    </w:p>
    <w:p w:rsidR="00B81C74" w:rsidRDefault="00B81C74" w:rsidP="00B81C74">
      <w:pPr>
        <w:pStyle w:val="Heading2"/>
      </w:pPr>
      <w:bookmarkStart w:id="35" w:name="_Toc61982335"/>
      <w:r>
        <w:t>Posts</w:t>
      </w:r>
      <w:bookmarkEnd w:id="35"/>
    </w:p>
    <w:p w:rsidR="00A10895" w:rsidRDefault="001D0D41" w:rsidP="00A10895">
      <w:pPr>
        <w:rPr>
          <w:rFonts w:ascii="Arial" w:hAnsi="Arial" w:cs="Arial"/>
        </w:rPr>
      </w:pPr>
      <w:r w:rsidRPr="001D0D41">
        <w:rPr>
          <w:rFonts w:ascii="Arial" w:hAnsi="Arial" w:cs="Arial"/>
        </w:rPr>
        <w:t>After clicking on the Posts menu option you'll be shown a list of Posts that your site contains.</w:t>
      </w:r>
      <w:r w:rsidRPr="001D0D41">
        <w:t xml:space="preserve"> </w:t>
      </w:r>
      <w:r w:rsidRPr="001D0D41">
        <w:rPr>
          <w:rFonts w:ascii="Arial" w:hAnsi="Arial" w:cs="Arial"/>
        </w:rPr>
        <w:t>Among the information displayed is the Post title,</w:t>
      </w:r>
      <w:r w:rsidRPr="001D0D41">
        <w:t xml:space="preserve"> </w:t>
      </w:r>
      <w:proofErr w:type="gramStart"/>
      <w:r w:rsidRPr="001D0D41">
        <w:rPr>
          <w:rFonts w:ascii="Arial" w:hAnsi="Arial" w:cs="Arial"/>
        </w:rPr>
        <w:t>either the</w:t>
      </w:r>
      <w:proofErr w:type="gramEnd"/>
      <w:r w:rsidRPr="001D0D41">
        <w:rPr>
          <w:rFonts w:ascii="Arial" w:hAnsi="Arial" w:cs="Arial"/>
        </w:rPr>
        <w:t xml:space="preserve"> Date Published, Date Scheduled or the Date the Post was Last Modified.</w:t>
      </w:r>
      <w:r w:rsidRPr="001D0D41">
        <w:t xml:space="preserve"> </w:t>
      </w:r>
      <w:r w:rsidRPr="001D0D41">
        <w:rPr>
          <w:rFonts w:ascii="Arial" w:hAnsi="Arial" w:cs="Arial"/>
        </w:rPr>
        <w:t>The Posts screen will look similar to the screen below.</w:t>
      </w:r>
    </w:p>
    <w:p w:rsidR="002840AB" w:rsidRDefault="00BB100C" w:rsidP="002840AB">
      <w:pPr>
        <w:keepNext/>
      </w:pPr>
      <w:r>
        <w:rPr>
          <w:rFonts w:ascii="Arial" w:hAnsi="Arial" w:cs="Arial"/>
          <w:noProof/>
        </w:rPr>
        <w:drawing>
          <wp:inline distT="0" distB="0" distL="0" distR="0">
            <wp:extent cx="5647948" cy="356967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47948" cy="3569677"/>
                    </a:xfrm>
                    <a:prstGeom prst="rect">
                      <a:avLst/>
                    </a:prstGeom>
                    <a:noFill/>
                    <a:ln w="9525">
                      <a:noFill/>
                      <a:miter lim="800000"/>
                      <a:headEnd/>
                      <a:tailEnd/>
                    </a:ln>
                  </pic:spPr>
                </pic:pic>
              </a:graphicData>
            </a:graphic>
          </wp:inline>
        </w:drawing>
      </w:r>
    </w:p>
    <w:p w:rsidR="001D0D41" w:rsidRDefault="002840AB" w:rsidP="002840AB">
      <w:pPr>
        <w:pStyle w:val="Caption"/>
        <w:rPr>
          <w:rFonts w:ascii="Arial" w:hAnsi="Arial" w:cs="Arial"/>
        </w:rPr>
      </w:pPr>
      <w:r>
        <w:t xml:space="preserve">                                                                                                      </w:t>
      </w:r>
      <w:bookmarkStart w:id="36" w:name="_Toc61460780"/>
      <w:bookmarkStart w:id="37" w:name="_Toc61982354"/>
      <w:r>
        <w:t xml:space="preserve">Figure </w:t>
      </w:r>
      <w:fldSimple w:instr=" SEQ Figure \* ARABIC ">
        <w:r w:rsidR="005E56EA">
          <w:rPr>
            <w:noProof/>
          </w:rPr>
          <w:t>6</w:t>
        </w:r>
      </w:fldSimple>
      <w:r>
        <w:t>: Posts</w:t>
      </w:r>
      <w:bookmarkEnd w:id="36"/>
      <w:bookmarkEnd w:id="37"/>
    </w:p>
    <w:p w:rsidR="00BB100C" w:rsidRPr="00BB100C" w:rsidRDefault="00BB100C" w:rsidP="00BB100C">
      <w:pPr>
        <w:rPr>
          <w:rFonts w:ascii="Arial" w:hAnsi="Arial" w:cs="Arial"/>
        </w:rPr>
      </w:pPr>
    </w:p>
    <w:p w:rsidR="00BB100C" w:rsidRDefault="00BB100C" w:rsidP="00BB100C">
      <w:pPr>
        <w:rPr>
          <w:rFonts w:ascii="Arial" w:hAnsi="Arial" w:cs="Arial"/>
        </w:rPr>
      </w:pPr>
      <w:r w:rsidRPr="00BB100C">
        <w:rPr>
          <w:rFonts w:ascii="Arial" w:hAnsi="Arial" w:cs="Arial"/>
        </w:rPr>
        <w:t>At the top of the page you can view how many Posts in total you have in your site, how many have been published</w:t>
      </w:r>
      <w:r>
        <w:rPr>
          <w:rFonts w:ascii="Arial" w:hAnsi="Arial" w:cs="Arial"/>
        </w:rPr>
        <w:t xml:space="preserve">, Scheduled, </w:t>
      </w:r>
      <w:r w:rsidRPr="00BB100C">
        <w:rPr>
          <w:rFonts w:ascii="Arial" w:hAnsi="Arial" w:cs="Arial"/>
        </w:rPr>
        <w:t>Pending, in Draft or in the Trash.</w:t>
      </w:r>
    </w:p>
    <w:p w:rsidR="00BB100C" w:rsidRDefault="00BB100C" w:rsidP="00BB100C">
      <w:pPr>
        <w:rPr>
          <w:rFonts w:ascii="Arial" w:hAnsi="Arial" w:cs="Arial"/>
        </w:rPr>
      </w:pPr>
      <w:r>
        <w:rPr>
          <w:rFonts w:ascii="Arial" w:hAnsi="Arial" w:cs="Arial"/>
        </w:rPr>
        <w:lastRenderedPageBreak/>
        <w:t>When clicking the 3</w:t>
      </w:r>
      <w:r w:rsidR="00E44C11">
        <w:rPr>
          <w:rFonts w:ascii="Arial" w:hAnsi="Arial" w:cs="Arial"/>
        </w:rPr>
        <w:t>[…]</w:t>
      </w:r>
      <w:r>
        <w:rPr>
          <w:rFonts w:ascii="Arial" w:hAnsi="Arial" w:cs="Arial"/>
        </w:rPr>
        <w:t xml:space="preserve"> dots corresponding to each post, </w:t>
      </w:r>
      <w:r w:rsidR="00F454B7">
        <w:rPr>
          <w:rFonts w:ascii="Arial" w:hAnsi="Arial" w:cs="Arial"/>
        </w:rPr>
        <w:t xml:space="preserve">below </w:t>
      </w:r>
      <w:r>
        <w:rPr>
          <w:rFonts w:ascii="Arial" w:hAnsi="Arial" w:cs="Arial"/>
        </w:rPr>
        <w:t>links appear.</w:t>
      </w:r>
    </w:p>
    <w:tbl>
      <w:tblPr>
        <w:tblStyle w:val="TableGrid"/>
        <w:tblW w:w="9797" w:type="dxa"/>
        <w:tblLook w:val="04A0"/>
      </w:tblPr>
      <w:tblGrid>
        <w:gridCol w:w="2867"/>
        <w:gridCol w:w="6930"/>
      </w:tblGrid>
      <w:tr w:rsidR="00F454B7" w:rsidTr="00B32C76">
        <w:trPr>
          <w:trHeight w:val="284"/>
        </w:trPr>
        <w:tc>
          <w:tcPr>
            <w:tcW w:w="2867" w:type="dxa"/>
            <w:shd w:val="clear" w:color="auto" w:fill="auto"/>
            <w:vAlign w:val="bottom"/>
          </w:tcPr>
          <w:p w:rsidR="00F454B7" w:rsidRDefault="00B32C76" w:rsidP="001E7806">
            <w:pPr>
              <w:rPr>
                <w:rFonts w:ascii="Arial" w:hAnsi="Arial" w:cs="Arial"/>
              </w:rPr>
            </w:pPr>
            <w:r>
              <w:rPr>
                <w:rFonts w:ascii="Arial" w:hAnsi="Arial" w:cs="Arial"/>
              </w:rPr>
              <w:t>Edit</w:t>
            </w:r>
          </w:p>
        </w:tc>
        <w:tc>
          <w:tcPr>
            <w:tcW w:w="6930" w:type="dxa"/>
            <w:shd w:val="clear" w:color="auto" w:fill="auto"/>
            <w:vAlign w:val="bottom"/>
          </w:tcPr>
          <w:p w:rsidR="00F454B7" w:rsidRDefault="00B32C76" w:rsidP="001E7806">
            <w:pPr>
              <w:rPr>
                <w:rFonts w:ascii="Arial" w:hAnsi="Arial" w:cs="Arial"/>
              </w:rPr>
            </w:pPr>
            <w:r>
              <w:rPr>
                <w:rFonts w:ascii="Arial" w:hAnsi="Arial" w:cs="Arial"/>
              </w:rPr>
              <w:t>To edit the Post. Same as clicking the Post Title</w:t>
            </w:r>
          </w:p>
        </w:tc>
      </w:tr>
      <w:tr w:rsidR="00F454B7" w:rsidTr="00B32C76">
        <w:trPr>
          <w:trHeight w:val="164"/>
        </w:trPr>
        <w:tc>
          <w:tcPr>
            <w:tcW w:w="2867" w:type="dxa"/>
            <w:shd w:val="clear" w:color="auto" w:fill="auto"/>
            <w:vAlign w:val="bottom"/>
          </w:tcPr>
          <w:p w:rsidR="00F454B7" w:rsidRDefault="00B32C76" w:rsidP="001E7806">
            <w:pPr>
              <w:rPr>
                <w:rFonts w:ascii="Arial" w:hAnsi="Arial" w:cs="Arial"/>
              </w:rPr>
            </w:pPr>
            <w:r>
              <w:rPr>
                <w:rFonts w:ascii="Arial" w:hAnsi="Arial" w:cs="Arial"/>
              </w:rPr>
              <w:t>View</w:t>
            </w:r>
          </w:p>
        </w:tc>
        <w:tc>
          <w:tcPr>
            <w:tcW w:w="6930" w:type="dxa"/>
            <w:shd w:val="clear" w:color="auto" w:fill="auto"/>
            <w:vAlign w:val="bottom"/>
          </w:tcPr>
          <w:p w:rsidR="00F454B7" w:rsidRDefault="00B32C76" w:rsidP="001E7806">
            <w:pPr>
              <w:rPr>
                <w:rFonts w:ascii="Arial" w:hAnsi="Arial" w:cs="Arial"/>
              </w:rPr>
            </w:pPr>
            <w:r>
              <w:rPr>
                <w:rFonts w:ascii="Arial" w:hAnsi="Arial" w:cs="Arial"/>
              </w:rPr>
              <w:t>To preview the Post on different devices and social platforms</w:t>
            </w:r>
          </w:p>
        </w:tc>
      </w:tr>
      <w:tr w:rsidR="00F454B7" w:rsidTr="00B32C76">
        <w:trPr>
          <w:trHeight w:val="583"/>
        </w:trPr>
        <w:tc>
          <w:tcPr>
            <w:tcW w:w="2867" w:type="dxa"/>
            <w:shd w:val="clear" w:color="auto" w:fill="auto"/>
            <w:vAlign w:val="bottom"/>
          </w:tcPr>
          <w:p w:rsidR="00F454B7" w:rsidRDefault="00B32C76" w:rsidP="001E7806">
            <w:pPr>
              <w:rPr>
                <w:rFonts w:ascii="Arial" w:hAnsi="Arial" w:cs="Arial"/>
              </w:rPr>
            </w:pPr>
            <w:r>
              <w:rPr>
                <w:rFonts w:ascii="Arial" w:hAnsi="Arial" w:cs="Arial"/>
              </w:rPr>
              <w:t>Comments</w:t>
            </w:r>
          </w:p>
        </w:tc>
        <w:tc>
          <w:tcPr>
            <w:tcW w:w="6930" w:type="dxa"/>
            <w:shd w:val="clear" w:color="auto" w:fill="auto"/>
            <w:vAlign w:val="bottom"/>
          </w:tcPr>
          <w:p w:rsidR="00F454B7" w:rsidRDefault="00B32C76" w:rsidP="001E7806">
            <w:pPr>
              <w:rPr>
                <w:rFonts w:ascii="Arial" w:hAnsi="Arial" w:cs="Arial"/>
              </w:rPr>
            </w:pPr>
            <w:r>
              <w:rPr>
                <w:rFonts w:ascii="Arial" w:hAnsi="Arial" w:cs="Arial"/>
              </w:rPr>
              <w:t>To view number of comments and perform actions viz., approve, reject, mark spam or delete the comments</w:t>
            </w:r>
          </w:p>
        </w:tc>
      </w:tr>
      <w:tr w:rsidR="00F454B7" w:rsidTr="00B32C76">
        <w:trPr>
          <w:trHeight w:val="583"/>
        </w:trPr>
        <w:tc>
          <w:tcPr>
            <w:tcW w:w="2867" w:type="dxa"/>
            <w:shd w:val="clear" w:color="auto" w:fill="auto"/>
            <w:vAlign w:val="bottom"/>
          </w:tcPr>
          <w:p w:rsidR="00F454B7" w:rsidRDefault="00B32C76" w:rsidP="001E7806">
            <w:pPr>
              <w:rPr>
                <w:rFonts w:ascii="Arial" w:hAnsi="Arial" w:cs="Arial"/>
              </w:rPr>
            </w:pPr>
            <w:r>
              <w:rPr>
                <w:rFonts w:ascii="Arial" w:hAnsi="Arial" w:cs="Arial"/>
              </w:rPr>
              <w:t>Share</w:t>
            </w:r>
          </w:p>
        </w:tc>
        <w:tc>
          <w:tcPr>
            <w:tcW w:w="6930" w:type="dxa"/>
            <w:shd w:val="clear" w:color="auto" w:fill="auto"/>
            <w:vAlign w:val="bottom"/>
          </w:tcPr>
          <w:p w:rsidR="00F454B7" w:rsidRDefault="00B32C76" w:rsidP="001E7806">
            <w:pPr>
              <w:rPr>
                <w:rFonts w:ascii="Arial" w:hAnsi="Arial" w:cs="Arial"/>
              </w:rPr>
            </w:pPr>
            <w:r>
              <w:rPr>
                <w:rFonts w:ascii="Arial" w:hAnsi="Arial" w:cs="Arial"/>
              </w:rPr>
              <w:t>To share your Posts through connected Social media accounts using “Publicize” link</w:t>
            </w:r>
          </w:p>
        </w:tc>
      </w:tr>
      <w:tr w:rsidR="00F454B7" w:rsidTr="00B32C76">
        <w:trPr>
          <w:trHeight w:val="583"/>
        </w:trPr>
        <w:tc>
          <w:tcPr>
            <w:tcW w:w="2867" w:type="dxa"/>
            <w:shd w:val="clear" w:color="auto" w:fill="auto"/>
            <w:vAlign w:val="bottom"/>
          </w:tcPr>
          <w:p w:rsidR="00F454B7" w:rsidRDefault="00B32C76" w:rsidP="001E7806">
            <w:pPr>
              <w:rPr>
                <w:rFonts w:ascii="Arial" w:hAnsi="Arial" w:cs="Arial"/>
              </w:rPr>
            </w:pPr>
            <w:r>
              <w:rPr>
                <w:rFonts w:ascii="Arial" w:hAnsi="Arial" w:cs="Arial"/>
              </w:rPr>
              <w:t>Trash</w:t>
            </w:r>
          </w:p>
        </w:tc>
        <w:tc>
          <w:tcPr>
            <w:tcW w:w="6930" w:type="dxa"/>
            <w:shd w:val="clear" w:color="auto" w:fill="auto"/>
            <w:vAlign w:val="bottom"/>
          </w:tcPr>
          <w:p w:rsidR="00F454B7" w:rsidRDefault="00B32C76" w:rsidP="001E7806">
            <w:pPr>
              <w:rPr>
                <w:rFonts w:ascii="Arial" w:hAnsi="Arial" w:cs="Arial"/>
              </w:rPr>
            </w:pPr>
            <w:r w:rsidRPr="00B32C76">
              <w:rPr>
                <w:rFonts w:ascii="Arial" w:hAnsi="Arial" w:cs="Arial"/>
              </w:rPr>
              <w:t>To send p</w:t>
            </w:r>
            <w:r>
              <w:rPr>
                <w:rFonts w:ascii="Arial" w:hAnsi="Arial" w:cs="Arial"/>
              </w:rPr>
              <w:t>osts</w:t>
            </w:r>
            <w:r w:rsidRPr="00B32C76">
              <w:rPr>
                <w:rFonts w:ascii="Arial" w:hAnsi="Arial" w:cs="Arial"/>
              </w:rPr>
              <w:t xml:space="preserve"> to Trash. Once the trash is empty, the page is deleted</w:t>
            </w:r>
          </w:p>
        </w:tc>
      </w:tr>
    </w:tbl>
    <w:p w:rsidR="001E7806" w:rsidRDefault="001E7806" w:rsidP="001E7806">
      <w:pPr>
        <w:rPr>
          <w:rFonts w:ascii="Arial" w:hAnsi="Arial" w:cs="Arial"/>
        </w:rPr>
      </w:pPr>
    </w:p>
    <w:p w:rsidR="001E7806" w:rsidRDefault="002001C4" w:rsidP="001E7806">
      <w:pPr>
        <w:pStyle w:val="Heading1"/>
      </w:pPr>
      <w:bookmarkStart w:id="38" w:name="_Adding_your_Site"/>
      <w:bookmarkStart w:id="39" w:name="_Toc61982336"/>
      <w:bookmarkEnd w:id="38"/>
      <w:r>
        <w:t>Adding y</w:t>
      </w:r>
      <w:r w:rsidR="001E7806">
        <w:t>our Site Content</w:t>
      </w:r>
      <w:bookmarkEnd w:id="39"/>
    </w:p>
    <w:p w:rsidR="002001C4" w:rsidRDefault="00CD3847" w:rsidP="002001C4">
      <w:pPr>
        <w:rPr>
          <w:rFonts w:ascii="Arial" w:hAnsi="Arial" w:cs="Arial"/>
        </w:rPr>
      </w:pPr>
      <w:r w:rsidRPr="00073D11">
        <w:rPr>
          <w:rFonts w:ascii="Arial" w:hAnsi="Arial" w:cs="Arial"/>
        </w:rPr>
        <w:t xml:space="preserve">Adding content to your site is an easy process no matter whether you’re creating a Post or a Page. The procedure for both is almost identical. Apart from how they display on your site, which was described earlier, the other main difference is that Posts allow you to associate </w:t>
      </w:r>
      <w:hyperlink r:id="rId15" w:history="1">
        <w:r w:rsidRPr="00EF1ED1">
          <w:rPr>
            <w:rStyle w:val="Hyperlink"/>
            <w:rFonts w:ascii="Arial" w:hAnsi="Arial" w:cs="Arial"/>
          </w:rPr>
          <w:t>Categories</w:t>
        </w:r>
      </w:hyperlink>
      <w:r w:rsidRPr="00073D11">
        <w:rPr>
          <w:rFonts w:ascii="Arial" w:hAnsi="Arial" w:cs="Arial"/>
        </w:rPr>
        <w:t xml:space="preserve"> and </w:t>
      </w:r>
      <w:hyperlink r:id="rId16" w:history="1">
        <w:r w:rsidRPr="00EF1ED1">
          <w:rPr>
            <w:rStyle w:val="Hyperlink"/>
            <w:rFonts w:ascii="Arial" w:hAnsi="Arial" w:cs="Arial"/>
          </w:rPr>
          <w:t>Tags</w:t>
        </w:r>
      </w:hyperlink>
      <w:r w:rsidRPr="00073D11">
        <w:rPr>
          <w:rFonts w:ascii="Arial" w:hAnsi="Arial" w:cs="Arial"/>
        </w:rPr>
        <w:t xml:space="preserve"> whereas Pages don’t. What’s the difference between categories and tags? Normally, Tags are ad-hoc keywords that identify important information in your Post (names, subjects, etc) that may or may not recur in other Posts, while Categories are pre-determined sections. If you think of your site like a book, the Categories are like the Table of Contents and the Tags are like the terms in the index.</w:t>
      </w:r>
    </w:p>
    <w:p w:rsidR="00EF1ED1" w:rsidRDefault="00EF1ED1" w:rsidP="00EF1ED1">
      <w:pPr>
        <w:pStyle w:val="Heading1"/>
      </w:pPr>
      <w:bookmarkStart w:id="40" w:name="_Toc61982337"/>
      <w:r>
        <w:t>Block Editor</w:t>
      </w:r>
      <w:bookmarkEnd w:id="40"/>
    </w:p>
    <w:p w:rsidR="00EF1ED1" w:rsidRDefault="00EF1ED1" w:rsidP="00EF1ED1">
      <w:pPr>
        <w:rPr>
          <w:rFonts w:ascii="Arial" w:hAnsi="Arial" w:cs="Arial"/>
        </w:rPr>
      </w:pPr>
      <w:r w:rsidRPr="00EF1ED1">
        <w:rPr>
          <w:rFonts w:ascii="Arial" w:hAnsi="Arial" w:cs="Arial"/>
        </w:rPr>
        <w:t>As the name suggests, the Block Editor treats all your content as individual blocks. Each block can be inserted, rearranged and styled individually</w:t>
      </w:r>
      <w:r>
        <w:rPr>
          <w:rFonts w:ascii="Arial" w:hAnsi="Arial" w:cs="Arial"/>
        </w:rPr>
        <w:t>.</w:t>
      </w:r>
    </w:p>
    <w:p w:rsidR="00EF1ED1" w:rsidRDefault="00EF1ED1" w:rsidP="00EF1ED1">
      <w:pPr>
        <w:rPr>
          <w:rFonts w:ascii="Arial" w:hAnsi="Arial" w:cs="Arial"/>
        </w:rPr>
      </w:pPr>
      <w:r w:rsidRPr="00EF1ED1">
        <w:rPr>
          <w:rFonts w:ascii="Arial" w:hAnsi="Arial" w:cs="Arial"/>
        </w:rPr>
        <w:t>The Block Editor provides individual blocks for all your common content such as paragraphs, headings, ordered and unordered Lists (i.e. bullet points), quote, images, galleries and any other content</w:t>
      </w:r>
      <w:r>
        <w:rPr>
          <w:rFonts w:ascii="Arial" w:hAnsi="Arial" w:cs="Arial"/>
        </w:rPr>
        <w:t xml:space="preserve">. </w:t>
      </w:r>
      <w:r w:rsidRPr="00EF1ED1">
        <w:rPr>
          <w:rFonts w:ascii="Arial" w:hAnsi="Arial" w:cs="Arial"/>
        </w:rPr>
        <w:t>On top of that, the Block Editor also provides additional blocks for easily adding content such as buttons, tables and columns.</w:t>
      </w:r>
    </w:p>
    <w:p w:rsidR="007F32D6" w:rsidRDefault="007F32D6" w:rsidP="00EF1ED1">
      <w:pPr>
        <w:rPr>
          <w:rFonts w:ascii="Arial" w:hAnsi="Arial" w:cs="Arial"/>
        </w:rPr>
      </w:pPr>
      <w:r w:rsidRPr="007F32D6">
        <w:rPr>
          <w:rFonts w:ascii="Arial" w:hAnsi="Arial" w:cs="Arial"/>
        </w:rPr>
        <w:t xml:space="preserve">Rearranging your content is even easier than before. The Block Editor allows you to drag-and-drop or </w:t>
      </w:r>
      <w:proofErr w:type="gramStart"/>
      <w:r w:rsidRPr="007F32D6">
        <w:rPr>
          <w:rFonts w:ascii="Arial" w:hAnsi="Arial" w:cs="Arial"/>
        </w:rPr>
        <w:t>use</w:t>
      </w:r>
      <w:proofErr w:type="gramEnd"/>
      <w:r w:rsidRPr="007F32D6">
        <w:rPr>
          <w:rFonts w:ascii="Arial" w:hAnsi="Arial" w:cs="Arial"/>
        </w:rPr>
        <w:t xml:space="preserve"> the block mover icons, to rearrange the order of individual blocks. Each block can also be styled individually using the toolbar at the top of block. The types of styles that you can add to a block are dependent on the individual block.</w:t>
      </w:r>
    </w:p>
    <w:p w:rsidR="007F32D6" w:rsidRDefault="007F32D6" w:rsidP="007F32D6">
      <w:pPr>
        <w:pStyle w:val="Heading2"/>
      </w:pPr>
      <w:bookmarkStart w:id="41" w:name="_Toc61982338"/>
      <w:r>
        <w:t>Adding a New Page</w:t>
      </w:r>
      <w:bookmarkEnd w:id="41"/>
    </w:p>
    <w:p w:rsidR="007F32D6" w:rsidRDefault="004A2951" w:rsidP="007F32D6">
      <w:pPr>
        <w:rPr>
          <w:rFonts w:ascii="Arial" w:hAnsi="Arial" w:cs="Arial"/>
        </w:rPr>
      </w:pPr>
      <w:r>
        <w:rPr>
          <w:rFonts w:ascii="Arial" w:hAnsi="Arial" w:cs="Arial"/>
        </w:rPr>
        <w:t xml:space="preserve">To add a new page, click on the submenu option “Pages” on left hand navigation menu and right hand region, click on </w:t>
      </w:r>
      <w:r w:rsidRPr="004A2951">
        <w:rPr>
          <w:rFonts w:ascii="Arial" w:hAnsi="Arial" w:cs="Arial"/>
          <w:b/>
          <w:i/>
        </w:rPr>
        <w:t>Add new page</w:t>
      </w:r>
      <w:r>
        <w:rPr>
          <w:rFonts w:ascii="Arial" w:hAnsi="Arial" w:cs="Arial"/>
        </w:rPr>
        <w:t xml:space="preserve"> button.</w:t>
      </w:r>
      <w:r w:rsidR="00330B94">
        <w:rPr>
          <w:rFonts w:ascii="Arial" w:hAnsi="Arial" w:cs="Arial"/>
        </w:rPr>
        <w:t xml:space="preserve"> You will see the page similar to the image below.</w:t>
      </w:r>
    </w:p>
    <w:p w:rsidR="00923D1B" w:rsidRDefault="00923D1B" w:rsidP="00923D1B">
      <w:pPr>
        <w:keepNext/>
      </w:pPr>
      <w:r>
        <w:rPr>
          <w:rFonts w:ascii="Arial" w:hAnsi="Arial" w:cs="Arial"/>
          <w:noProof/>
        </w:rPr>
        <w:lastRenderedPageBreak/>
        <w:drawing>
          <wp:inline distT="0" distB="0" distL="0" distR="0">
            <wp:extent cx="6228117" cy="3189767"/>
            <wp:effectExtent l="38100" t="57150" r="115533" b="8683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228117" cy="3189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2742" w:rsidRPr="00330B94" w:rsidRDefault="00923D1B" w:rsidP="00923D1B">
      <w:pPr>
        <w:pStyle w:val="Caption"/>
        <w:rPr>
          <w:rFonts w:ascii="Arial" w:hAnsi="Arial" w:cs="Arial"/>
        </w:rPr>
      </w:pPr>
      <w:r>
        <w:t xml:space="preserve">                                                                                                    </w:t>
      </w:r>
      <w:bookmarkStart w:id="42" w:name="_Toc61460781"/>
      <w:bookmarkStart w:id="43" w:name="_Toc61982355"/>
      <w:r>
        <w:t xml:space="preserve">Figure </w:t>
      </w:r>
      <w:fldSimple w:instr=" SEQ Figure \* ARABIC ">
        <w:r w:rsidR="005E56EA">
          <w:rPr>
            <w:noProof/>
          </w:rPr>
          <w:t>7</w:t>
        </w:r>
      </w:fldSimple>
      <w:r>
        <w:t>: New Page</w:t>
      </w:r>
      <w:bookmarkEnd w:id="42"/>
      <w:bookmarkEnd w:id="43"/>
    </w:p>
    <w:p w:rsidR="004A2951" w:rsidRDefault="004A2951" w:rsidP="007F32D6">
      <w:pPr>
        <w:rPr>
          <w:rFonts w:ascii="Arial" w:hAnsi="Arial" w:cs="Arial"/>
        </w:rPr>
      </w:pPr>
    </w:p>
    <w:p w:rsidR="00923D1B" w:rsidRDefault="00923D1B" w:rsidP="00923D1B">
      <w:pPr>
        <w:pStyle w:val="Heading2"/>
      </w:pPr>
      <w:bookmarkStart w:id="44" w:name="_Toc61982339"/>
      <w:r>
        <w:t>Adding a new Post</w:t>
      </w:r>
      <w:bookmarkEnd w:id="44"/>
    </w:p>
    <w:p w:rsidR="00C05FE4" w:rsidRDefault="00C05FE4" w:rsidP="00C05FE4">
      <w:pPr>
        <w:rPr>
          <w:rFonts w:ascii="Arial" w:hAnsi="Arial" w:cs="Arial"/>
        </w:rPr>
      </w:pPr>
      <w:r>
        <w:rPr>
          <w:rFonts w:ascii="Arial" w:hAnsi="Arial" w:cs="Arial"/>
        </w:rPr>
        <w:t xml:space="preserve">To add a new post, click on the submenu option “Posts” on left hand navigation menu and right hand region, click on </w:t>
      </w:r>
      <w:r w:rsidRPr="004A2951">
        <w:rPr>
          <w:rFonts w:ascii="Arial" w:hAnsi="Arial" w:cs="Arial"/>
          <w:b/>
          <w:i/>
        </w:rPr>
        <w:t xml:space="preserve">Add new </w:t>
      </w:r>
      <w:r>
        <w:rPr>
          <w:rFonts w:ascii="Arial" w:hAnsi="Arial" w:cs="Arial"/>
          <w:b/>
          <w:i/>
        </w:rPr>
        <w:t>post</w:t>
      </w:r>
      <w:r>
        <w:rPr>
          <w:rFonts w:ascii="Arial" w:hAnsi="Arial" w:cs="Arial"/>
        </w:rPr>
        <w:t xml:space="preserve"> button. You will see the page similar to the image below.</w:t>
      </w:r>
    </w:p>
    <w:p w:rsidR="005F76A1" w:rsidRDefault="007C628A" w:rsidP="005F76A1">
      <w:pPr>
        <w:keepNext/>
      </w:pPr>
      <w:r>
        <w:rPr>
          <w:rFonts w:ascii="Arial" w:hAnsi="Arial" w:cs="Arial"/>
          <w:noProof/>
        </w:rPr>
        <w:lastRenderedPageBreak/>
        <w:drawing>
          <wp:inline distT="0" distB="0" distL="0" distR="0">
            <wp:extent cx="5873533" cy="734157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869561" cy="7336612"/>
                    </a:xfrm>
                    <a:prstGeom prst="rect">
                      <a:avLst/>
                    </a:prstGeom>
                    <a:noFill/>
                    <a:ln w="9525">
                      <a:noFill/>
                      <a:miter lim="800000"/>
                      <a:headEnd/>
                      <a:tailEnd/>
                    </a:ln>
                  </pic:spPr>
                </pic:pic>
              </a:graphicData>
            </a:graphic>
          </wp:inline>
        </w:drawing>
      </w:r>
    </w:p>
    <w:p w:rsidR="007C628A" w:rsidRDefault="005F76A1" w:rsidP="005F76A1">
      <w:pPr>
        <w:pStyle w:val="Caption"/>
        <w:rPr>
          <w:rFonts w:ascii="Arial" w:hAnsi="Arial" w:cs="Arial"/>
        </w:rPr>
      </w:pPr>
      <w:r>
        <w:t xml:space="preserve">                                                                                                       </w:t>
      </w:r>
      <w:bookmarkStart w:id="45" w:name="_Toc61460782"/>
      <w:bookmarkStart w:id="46" w:name="_Toc61982356"/>
      <w:r>
        <w:t xml:space="preserve">Figure </w:t>
      </w:r>
      <w:fldSimple w:instr=" SEQ Figure \* ARABIC ">
        <w:r w:rsidR="005E56EA">
          <w:rPr>
            <w:noProof/>
          </w:rPr>
          <w:t>8</w:t>
        </w:r>
      </w:fldSimple>
      <w:r>
        <w:t>: New Post</w:t>
      </w:r>
      <w:bookmarkEnd w:id="45"/>
      <w:bookmarkEnd w:id="46"/>
    </w:p>
    <w:p w:rsidR="007C628A" w:rsidRDefault="008656DD" w:rsidP="008656DD">
      <w:pPr>
        <w:pStyle w:val="Heading2"/>
      </w:pPr>
      <w:bookmarkStart w:id="47" w:name="_Toc61982340"/>
      <w:r>
        <w:lastRenderedPageBreak/>
        <w:t>Block Editor Tools</w:t>
      </w:r>
      <w:bookmarkEnd w:id="47"/>
    </w:p>
    <w:p w:rsidR="008656DD" w:rsidRDefault="00213252" w:rsidP="008656DD">
      <w:pPr>
        <w:rPr>
          <w:rFonts w:ascii="Helvetica" w:hAnsi="Helvetica" w:cs="Helvetica"/>
          <w:color w:val="161616"/>
          <w:shd w:val="clear" w:color="auto" w:fill="FFFFFF"/>
        </w:rPr>
      </w:pPr>
      <w:r>
        <w:rPr>
          <w:rFonts w:ascii="Helvetica" w:hAnsi="Helvetica" w:cs="Helvetica"/>
          <w:color w:val="161616"/>
          <w:shd w:val="clear" w:color="auto" w:fill="FFFFFF"/>
        </w:rPr>
        <w:t xml:space="preserve">The Block Editor provides a completely redesigned editing experience, and along with it, a set of tools with which to edit your page. </w:t>
      </w:r>
      <w:r w:rsidRPr="00213252">
        <w:rPr>
          <w:rFonts w:ascii="Helvetica" w:hAnsi="Helvetica" w:cs="Helvetica"/>
          <w:color w:val="161616"/>
          <w:shd w:val="clear" w:color="auto" w:fill="FFFFFF"/>
        </w:rPr>
        <w:t xml:space="preserve">At the top of the page is the main </w:t>
      </w:r>
      <w:r w:rsidRPr="00213252">
        <w:rPr>
          <w:rFonts w:ascii="Helvetica" w:hAnsi="Helvetica" w:cs="Helvetica"/>
          <w:i/>
          <w:color w:val="161616"/>
          <w:shd w:val="clear" w:color="auto" w:fill="FFFFFF"/>
        </w:rPr>
        <w:t>Block Editor Toolbar</w:t>
      </w:r>
      <w:r>
        <w:rPr>
          <w:rFonts w:ascii="Helvetica" w:hAnsi="Helvetica" w:cs="Helvetica"/>
          <w:color w:val="161616"/>
          <w:shd w:val="clear" w:color="auto" w:fill="FFFFFF"/>
        </w:rPr>
        <w:t>.</w:t>
      </w:r>
    </w:p>
    <w:p w:rsidR="00213252" w:rsidRDefault="003B32F3" w:rsidP="008656DD">
      <w:pPr>
        <w:rPr>
          <w:rFonts w:ascii="Arial" w:hAnsi="Arial" w:cs="Arial"/>
        </w:rPr>
      </w:pPr>
      <w:r>
        <w:rPr>
          <w:noProof/>
        </w:rPr>
        <w:drawing>
          <wp:inline distT="0" distB="0" distL="0" distR="0">
            <wp:extent cx="286732" cy="27983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288102" cy="281171"/>
                    </a:xfrm>
                    <a:prstGeom prst="rect">
                      <a:avLst/>
                    </a:prstGeom>
                    <a:noFill/>
                    <a:ln w="9525">
                      <a:noFill/>
                      <a:miter lim="800000"/>
                      <a:headEnd/>
                      <a:tailEnd/>
                    </a:ln>
                  </pic:spPr>
                </pic:pic>
              </a:graphicData>
            </a:graphic>
          </wp:inline>
        </w:drawing>
      </w:r>
      <w:r>
        <w:t xml:space="preserve">         </w:t>
      </w:r>
      <w:r w:rsidRPr="003B32F3">
        <w:rPr>
          <w:rFonts w:ascii="Arial" w:hAnsi="Arial" w:cs="Arial"/>
        </w:rPr>
        <w:t xml:space="preserve">The Add Block icon is used to insert new blocks into your content. Clicking this icon </w:t>
      </w:r>
      <w:r>
        <w:rPr>
          <w:rFonts w:ascii="Arial" w:hAnsi="Arial" w:cs="Arial"/>
        </w:rPr>
        <w:t xml:space="preserve">   </w:t>
      </w:r>
      <w:r w:rsidRPr="003B32F3">
        <w:rPr>
          <w:rFonts w:ascii="Arial" w:hAnsi="Arial" w:cs="Arial"/>
        </w:rPr>
        <w:t>will pop open a small panel that gives you access to all the different types of blocks that you can</w:t>
      </w:r>
      <w:r>
        <w:rPr>
          <w:rFonts w:ascii="Arial" w:hAnsi="Arial" w:cs="Arial"/>
        </w:rPr>
        <w:t xml:space="preserve"> </w:t>
      </w:r>
      <w:r w:rsidRPr="003B32F3">
        <w:rPr>
          <w:rFonts w:ascii="Arial" w:hAnsi="Arial" w:cs="Arial"/>
        </w:rPr>
        <w:t>insert</w:t>
      </w:r>
      <w:r>
        <w:rPr>
          <w:rFonts w:ascii="Arial" w:hAnsi="Arial" w:cs="Arial"/>
        </w:rPr>
        <w:t>.</w:t>
      </w:r>
    </w:p>
    <w:p w:rsidR="003B32F3" w:rsidRDefault="003B32F3" w:rsidP="008656DD">
      <w:pPr>
        <w:rPr>
          <w:rFonts w:ascii="Arial" w:hAnsi="Arial" w:cs="Arial"/>
          <w:color w:val="161616"/>
          <w:shd w:val="clear" w:color="auto" w:fill="FFFFFF"/>
        </w:rPr>
      </w:pPr>
      <w:r>
        <w:rPr>
          <w:rFonts w:ascii="Arial" w:hAnsi="Arial" w:cs="Arial"/>
          <w:noProof/>
        </w:rPr>
        <w:drawing>
          <wp:inline distT="0" distB="0" distL="0" distR="0">
            <wp:extent cx="255270" cy="307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55270" cy="307975"/>
                    </a:xfrm>
                    <a:prstGeom prst="rect">
                      <a:avLst/>
                    </a:prstGeom>
                    <a:noFill/>
                    <a:ln w="9525">
                      <a:noFill/>
                      <a:miter lim="800000"/>
                      <a:headEnd/>
                      <a:tailEnd/>
                    </a:ln>
                  </pic:spPr>
                </pic:pic>
              </a:graphicData>
            </a:graphic>
          </wp:inline>
        </w:drawing>
      </w:r>
      <w:r>
        <w:rPr>
          <w:rFonts w:ascii="Arial" w:hAnsi="Arial" w:cs="Arial"/>
        </w:rPr>
        <w:t xml:space="preserve">         </w:t>
      </w:r>
      <w:r w:rsidR="004C6B0F">
        <w:rPr>
          <w:rFonts w:ascii="Arial" w:hAnsi="Arial" w:cs="Arial"/>
        </w:rPr>
        <w:t xml:space="preserve">             </w:t>
      </w:r>
      <w:r w:rsidRPr="003B32F3">
        <w:rPr>
          <w:rFonts w:ascii="Arial" w:hAnsi="Arial" w:cs="Arial"/>
          <w:color w:val="161616"/>
          <w:shd w:val="clear" w:color="auto" w:fill="FFFFFF"/>
        </w:rPr>
        <w:t>The </w:t>
      </w:r>
      <w:r w:rsidRPr="003B32F3">
        <w:rPr>
          <w:rStyle w:val="Strong"/>
          <w:rFonts w:ascii="Arial" w:hAnsi="Arial" w:cs="Arial"/>
          <w:color w:val="161616"/>
          <w:bdr w:val="none" w:sz="0" w:space="0" w:color="auto" w:frame="1"/>
          <w:shd w:val="clear" w:color="auto" w:fill="FFFFFF"/>
        </w:rPr>
        <w:t>Tools</w:t>
      </w:r>
      <w:r w:rsidRPr="003B32F3">
        <w:rPr>
          <w:rFonts w:ascii="Arial" w:hAnsi="Arial" w:cs="Arial"/>
          <w:color w:val="161616"/>
          <w:shd w:val="clear" w:color="auto" w:fill="FFFFFF"/>
        </w:rPr>
        <w:t> button offers different in</w:t>
      </w:r>
      <w:r>
        <w:rPr>
          <w:rFonts w:ascii="Arial" w:hAnsi="Arial" w:cs="Arial"/>
          <w:color w:val="161616"/>
          <w:shd w:val="clear" w:color="auto" w:fill="FFFFFF"/>
        </w:rPr>
        <w:t>teractions for block selection and</w:t>
      </w:r>
      <w:r w:rsidRPr="003B32F3">
        <w:rPr>
          <w:rFonts w:ascii="Arial" w:hAnsi="Arial" w:cs="Arial"/>
          <w:color w:val="161616"/>
          <w:shd w:val="clear" w:color="auto" w:fill="FFFFFF"/>
        </w:rPr>
        <w:t xml:space="preserve"> editing. Use the </w:t>
      </w:r>
      <w:r w:rsidRPr="003B32F3">
        <w:rPr>
          <w:rStyle w:val="Strong"/>
          <w:rFonts w:ascii="Arial" w:hAnsi="Arial" w:cs="Arial"/>
          <w:color w:val="161616"/>
          <w:bdr w:val="none" w:sz="0" w:space="0" w:color="auto" w:frame="1"/>
          <w:shd w:val="clear" w:color="auto" w:fill="FFFFFF"/>
        </w:rPr>
        <w:t>Select</w:t>
      </w:r>
      <w:r w:rsidRPr="003B32F3">
        <w:rPr>
          <w:rFonts w:ascii="Arial" w:hAnsi="Arial" w:cs="Arial"/>
          <w:color w:val="161616"/>
          <w:shd w:val="clear" w:color="auto" w:fill="FFFFFF"/>
        </w:rPr>
        <w:t> tool to help select Blocks. Once a Block is selected, press your Enter key to return to the </w:t>
      </w:r>
      <w:r w:rsidRPr="003B32F3">
        <w:rPr>
          <w:rStyle w:val="Strong"/>
          <w:rFonts w:ascii="Arial" w:hAnsi="Arial" w:cs="Arial"/>
          <w:color w:val="161616"/>
          <w:bdr w:val="none" w:sz="0" w:space="0" w:color="auto" w:frame="1"/>
          <w:shd w:val="clear" w:color="auto" w:fill="FFFFFF"/>
        </w:rPr>
        <w:t>Edit</w:t>
      </w:r>
      <w:r w:rsidRPr="003B32F3">
        <w:rPr>
          <w:rFonts w:ascii="Arial" w:hAnsi="Arial" w:cs="Arial"/>
          <w:color w:val="161616"/>
          <w:shd w:val="clear" w:color="auto" w:fill="FFFFFF"/>
        </w:rPr>
        <w:t> tool.</w:t>
      </w:r>
    </w:p>
    <w:p w:rsidR="007D592C" w:rsidRDefault="009F345C" w:rsidP="008656DD">
      <w:pPr>
        <w:rPr>
          <w:rFonts w:ascii="Arial" w:hAnsi="Arial" w:cs="Arial"/>
          <w:color w:val="161616"/>
          <w:shd w:val="clear" w:color="auto" w:fill="FFFFFF"/>
        </w:rPr>
      </w:pPr>
      <w:r>
        <w:rPr>
          <w:rFonts w:ascii="Arial" w:hAnsi="Arial" w:cs="Arial"/>
          <w:noProof/>
        </w:rPr>
        <w:drawing>
          <wp:inline distT="0" distB="0" distL="0" distR="0">
            <wp:extent cx="351790" cy="219710"/>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351790" cy="219710"/>
                    </a:xfrm>
                    <a:prstGeom prst="rect">
                      <a:avLst/>
                    </a:prstGeom>
                    <a:noFill/>
                    <a:ln w="9525">
                      <a:noFill/>
                      <a:miter lim="800000"/>
                      <a:headEnd/>
                      <a:tailEnd/>
                    </a:ln>
                  </pic:spPr>
                </pic:pic>
              </a:graphicData>
            </a:graphic>
          </wp:inline>
        </w:drawing>
      </w:r>
      <w:r>
        <w:rPr>
          <w:rFonts w:ascii="Arial" w:hAnsi="Arial" w:cs="Arial"/>
        </w:rPr>
        <w:t xml:space="preserve">      </w:t>
      </w:r>
      <w:r w:rsidR="004C6B0F">
        <w:rPr>
          <w:rFonts w:ascii="Arial" w:hAnsi="Arial" w:cs="Arial"/>
        </w:rPr>
        <w:t xml:space="preserve">              </w:t>
      </w:r>
      <w:r w:rsidRPr="009F345C">
        <w:rPr>
          <w:rFonts w:ascii="Arial" w:hAnsi="Arial" w:cs="Arial"/>
          <w:color w:val="161616"/>
          <w:shd w:val="clear" w:color="auto" w:fill="FFFFFF"/>
        </w:rPr>
        <w:t>The </w:t>
      </w:r>
      <w:r w:rsidRPr="009F345C">
        <w:rPr>
          <w:rStyle w:val="Strong"/>
          <w:rFonts w:ascii="Arial" w:hAnsi="Arial" w:cs="Arial"/>
          <w:color w:val="161616"/>
          <w:bdr w:val="none" w:sz="0" w:space="0" w:color="auto" w:frame="1"/>
          <w:shd w:val="clear" w:color="auto" w:fill="FFFFFF"/>
        </w:rPr>
        <w:t>Undo</w:t>
      </w:r>
      <w:r w:rsidRPr="009F345C">
        <w:rPr>
          <w:rFonts w:ascii="Arial" w:hAnsi="Arial" w:cs="Arial"/>
          <w:color w:val="161616"/>
          <w:shd w:val="clear" w:color="auto" w:fill="FFFFFF"/>
        </w:rPr>
        <w:t xml:space="preserve"> icon allows you to </w:t>
      </w:r>
      <w:proofErr w:type="gramStart"/>
      <w:r w:rsidRPr="009F345C">
        <w:rPr>
          <w:rFonts w:ascii="Arial" w:hAnsi="Arial" w:cs="Arial"/>
          <w:color w:val="161616"/>
          <w:shd w:val="clear" w:color="auto" w:fill="FFFFFF"/>
        </w:rPr>
        <w:t>Undo</w:t>
      </w:r>
      <w:proofErr w:type="gramEnd"/>
      <w:r w:rsidRPr="009F345C">
        <w:rPr>
          <w:rFonts w:ascii="Arial" w:hAnsi="Arial" w:cs="Arial"/>
          <w:color w:val="161616"/>
          <w:shd w:val="clear" w:color="auto" w:fill="FFFFFF"/>
        </w:rPr>
        <w:t xml:space="preserve"> your most recent change(s).</w:t>
      </w:r>
    </w:p>
    <w:p w:rsidR="009F345C" w:rsidRDefault="009F345C" w:rsidP="008656DD">
      <w:pPr>
        <w:rPr>
          <w:rFonts w:ascii="Arial" w:hAnsi="Arial" w:cs="Arial"/>
        </w:rPr>
      </w:pPr>
      <w:r>
        <w:rPr>
          <w:rFonts w:ascii="Arial" w:hAnsi="Arial" w:cs="Arial"/>
          <w:noProof/>
        </w:rPr>
        <w:drawing>
          <wp:inline distT="0" distB="0" distL="0" distR="0">
            <wp:extent cx="342900" cy="2463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2900" cy="246380"/>
                    </a:xfrm>
                    <a:prstGeom prst="rect">
                      <a:avLst/>
                    </a:prstGeom>
                    <a:noFill/>
                    <a:ln w="9525">
                      <a:noFill/>
                      <a:miter lim="800000"/>
                      <a:headEnd/>
                      <a:tailEnd/>
                    </a:ln>
                  </pic:spPr>
                </pic:pic>
              </a:graphicData>
            </a:graphic>
          </wp:inline>
        </w:drawing>
      </w:r>
      <w:r>
        <w:rPr>
          <w:rFonts w:ascii="Arial" w:hAnsi="Arial" w:cs="Arial"/>
        </w:rPr>
        <w:t xml:space="preserve">      </w:t>
      </w:r>
      <w:r w:rsidR="004C6B0F">
        <w:rPr>
          <w:rFonts w:ascii="Arial" w:hAnsi="Arial" w:cs="Arial"/>
        </w:rPr>
        <w:t xml:space="preserve">              </w:t>
      </w:r>
      <w:r w:rsidRPr="009F345C">
        <w:rPr>
          <w:rFonts w:ascii="Arial" w:hAnsi="Arial" w:cs="Arial"/>
        </w:rPr>
        <w:t xml:space="preserve">The Redo button allows you to </w:t>
      </w:r>
      <w:proofErr w:type="gramStart"/>
      <w:r w:rsidRPr="009F345C">
        <w:rPr>
          <w:rFonts w:ascii="Arial" w:hAnsi="Arial" w:cs="Arial"/>
        </w:rPr>
        <w:t>Redo</w:t>
      </w:r>
      <w:proofErr w:type="gramEnd"/>
      <w:r w:rsidRPr="009F345C">
        <w:rPr>
          <w:rFonts w:ascii="Arial" w:hAnsi="Arial" w:cs="Arial"/>
        </w:rPr>
        <w:t xml:space="preserve"> your most recent change(s).</w:t>
      </w:r>
    </w:p>
    <w:p w:rsidR="009F345C" w:rsidRDefault="009F345C" w:rsidP="009F345C">
      <w:pPr>
        <w:rPr>
          <w:rFonts w:ascii="Helvetica" w:eastAsia="Times New Roman" w:hAnsi="Helvetica" w:cs="Helvetica"/>
          <w:color w:val="161616"/>
        </w:rPr>
      </w:pPr>
      <w:r>
        <w:rPr>
          <w:rFonts w:ascii="Arial" w:hAnsi="Arial" w:cs="Arial"/>
          <w:noProof/>
        </w:rPr>
        <w:drawing>
          <wp:inline distT="0" distB="0" distL="0" distR="0">
            <wp:extent cx="392024" cy="228600"/>
            <wp:effectExtent l="19050" t="0" r="802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93697" cy="229576"/>
                    </a:xfrm>
                    <a:prstGeom prst="rect">
                      <a:avLst/>
                    </a:prstGeom>
                    <a:noFill/>
                    <a:ln w="9525">
                      <a:noFill/>
                      <a:miter lim="800000"/>
                      <a:headEnd/>
                      <a:tailEnd/>
                    </a:ln>
                  </pic:spPr>
                </pic:pic>
              </a:graphicData>
            </a:graphic>
          </wp:inline>
        </w:drawing>
      </w:r>
      <w:r>
        <w:rPr>
          <w:rFonts w:ascii="Arial" w:hAnsi="Arial" w:cs="Arial"/>
        </w:rPr>
        <w:t xml:space="preserve">     </w:t>
      </w:r>
      <w:r w:rsidR="004C6B0F">
        <w:rPr>
          <w:rFonts w:ascii="Arial" w:hAnsi="Arial" w:cs="Arial"/>
        </w:rPr>
        <w:t xml:space="preserve">              </w:t>
      </w:r>
      <w:r w:rsidRPr="009F345C">
        <w:rPr>
          <w:rFonts w:ascii="Helvetica" w:eastAsia="Times New Roman" w:hAnsi="Helvetica" w:cs="Helvetica"/>
          <w:color w:val="161616"/>
        </w:rPr>
        <w:t>The </w:t>
      </w:r>
      <w:r w:rsidRPr="009F345C">
        <w:rPr>
          <w:rFonts w:ascii="Helvetica" w:eastAsia="Times New Roman" w:hAnsi="Helvetica" w:cs="Helvetica"/>
          <w:b/>
          <w:bCs/>
          <w:color w:val="161616"/>
        </w:rPr>
        <w:t>Content Structure</w:t>
      </w:r>
      <w:r w:rsidRPr="009F345C">
        <w:rPr>
          <w:rFonts w:ascii="Helvetica" w:eastAsia="Times New Roman" w:hAnsi="Helvetica" w:cs="Helvetica"/>
          <w:color w:val="161616"/>
        </w:rPr>
        <w:t> button provides information about your page content. It will show you how many Words,</w:t>
      </w:r>
      <w:r>
        <w:rPr>
          <w:rFonts w:ascii="Helvetica" w:eastAsia="Times New Roman" w:hAnsi="Helvetica" w:cs="Helvetica"/>
          <w:color w:val="161616"/>
        </w:rPr>
        <w:t xml:space="preserve"> characters, </w:t>
      </w:r>
      <w:r w:rsidRPr="009F345C">
        <w:rPr>
          <w:rFonts w:ascii="Helvetica" w:eastAsia="Times New Roman" w:hAnsi="Helvetica" w:cs="Helvetica"/>
          <w:color w:val="161616"/>
        </w:rPr>
        <w:t>Headings, Paragraphs and Blocks your content contains along with showing the document structure and providing links to each of the headings in your content.</w:t>
      </w:r>
    </w:p>
    <w:p w:rsidR="009F345C" w:rsidRDefault="009F345C" w:rsidP="009F345C">
      <w:pPr>
        <w:rPr>
          <w:rFonts w:ascii="Arial" w:hAnsi="Arial" w:cs="Arial"/>
          <w:color w:val="161616"/>
          <w:shd w:val="clear" w:color="auto" w:fill="FFFFFF"/>
        </w:rPr>
      </w:pPr>
      <w:r>
        <w:rPr>
          <w:rFonts w:ascii="Helvetica" w:eastAsia="Times New Roman" w:hAnsi="Helvetica" w:cs="Helvetica"/>
          <w:noProof/>
          <w:color w:val="161616"/>
        </w:rPr>
        <w:drawing>
          <wp:inline distT="0" distB="0" distL="0" distR="0">
            <wp:extent cx="272415" cy="2374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272415" cy="237490"/>
                    </a:xfrm>
                    <a:prstGeom prst="rect">
                      <a:avLst/>
                    </a:prstGeom>
                    <a:noFill/>
                    <a:ln w="9525">
                      <a:noFill/>
                      <a:miter lim="800000"/>
                      <a:headEnd/>
                      <a:tailEnd/>
                    </a:ln>
                  </pic:spPr>
                </pic:pic>
              </a:graphicData>
            </a:graphic>
          </wp:inline>
        </w:drawing>
      </w:r>
      <w:r>
        <w:rPr>
          <w:rFonts w:ascii="Helvetica" w:eastAsia="Times New Roman" w:hAnsi="Helvetica" w:cs="Helvetica"/>
          <w:color w:val="161616"/>
        </w:rPr>
        <w:t xml:space="preserve">       </w:t>
      </w:r>
      <w:r w:rsidR="004C6B0F">
        <w:rPr>
          <w:rFonts w:ascii="Helvetica" w:eastAsia="Times New Roman" w:hAnsi="Helvetica" w:cs="Helvetica"/>
          <w:color w:val="161616"/>
        </w:rPr>
        <w:t xml:space="preserve">               </w:t>
      </w:r>
      <w:r w:rsidRPr="009F345C">
        <w:rPr>
          <w:rFonts w:ascii="Arial" w:hAnsi="Arial" w:cs="Arial"/>
          <w:color w:val="161616"/>
          <w:shd w:val="clear" w:color="auto" w:fill="FFFFFF"/>
        </w:rPr>
        <w:t>The </w:t>
      </w:r>
      <w:r w:rsidRPr="009F345C">
        <w:rPr>
          <w:rStyle w:val="Strong"/>
          <w:rFonts w:ascii="Arial" w:hAnsi="Arial" w:cs="Arial"/>
          <w:color w:val="161616"/>
          <w:bdr w:val="none" w:sz="0" w:space="0" w:color="auto" w:frame="1"/>
          <w:shd w:val="clear" w:color="auto" w:fill="FFFFFF"/>
        </w:rPr>
        <w:t>Block Navigation</w:t>
      </w:r>
      <w:r w:rsidRPr="009F345C">
        <w:rPr>
          <w:rFonts w:ascii="Arial" w:hAnsi="Arial" w:cs="Arial"/>
          <w:color w:val="161616"/>
          <w:shd w:val="clear" w:color="auto" w:fill="FFFFFF"/>
        </w:rPr>
        <w:t> button shows a list of all the blocks in your content and provides a quick link to each of them.</w:t>
      </w:r>
    </w:p>
    <w:p w:rsidR="009F345C" w:rsidRDefault="009F345C" w:rsidP="009F345C">
      <w:pPr>
        <w:rPr>
          <w:rFonts w:ascii="Helvetica" w:hAnsi="Helvetica" w:cs="Helvetica"/>
          <w:color w:val="161616"/>
          <w:shd w:val="clear" w:color="auto" w:fill="FFFFFF"/>
        </w:rPr>
      </w:pPr>
      <w:r>
        <w:rPr>
          <w:rFonts w:ascii="Helvetica" w:eastAsia="Times New Roman" w:hAnsi="Helvetica" w:cs="Helvetica"/>
          <w:noProof/>
          <w:color w:val="161616"/>
        </w:rPr>
        <w:drawing>
          <wp:inline distT="0" distB="0" distL="0" distR="0">
            <wp:extent cx="949325" cy="175895"/>
            <wp:effectExtent l="1905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949325" cy="175895"/>
                    </a:xfrm>
                    <a:prstGeom prst="rect">
                      <a:avLst/>
                    </a:prstGeom>
                    <a:noFill/>
                    <a:ln w="9525">
                      <a:noFill/>
                      <a:miter lim="800000"/>
                      <a:headEnd/>
                      <a:tailEnd/>
                    </a:ln>
                  </pic:spPr>
                </pic:pic>
              </a:graphicData>
            </a:graphic>
          </wp:inline>
        </w:drawing>
      </w:r>
      <w:r w:rsidR="004C6B0F">
        <w:rPr>
          <w:rFonts w:ascii="Helvetica" w:eastAsia="Times New Roman" w:hAnsi="Helvetica" w:cs="Helvetica"/>
          <w:color w:val="161616"/>
        </w:rPr>
        <w:t xml:space="preserve">    </w:t>
      </w:r>
      <w:r w:rsidR="004C6B0F" w:rsidRPr="004C6B0F">
        <w:rPr>
          <w:rFonts w:ascii="Arial" w:hAnsi="Arial" w:cs="Arial"/>
          <w:color w:val="161616"/>
          <w:shd w:val="clear" w:color="auto" w:fill="FFFFFF"/>
        </w:rPr>
        <w:t>The </w:t>
      </w:r>
      <w:r w:rsidR="004C6B0F" w:rsidRPr="004C6B0F">
        <w:rPr>
          <w:rStyle w:val="Strong"/>
          <w:rFonts w:ascii="Arial" w:hAnsi="Arial" w:cs="Arial"/>
          <w:color w:val="161616"/>
          <w:bdr w:val="none" w:sz="0" w:space="0" w:color="auto" w:frame="1"/>
          <w:shd w:val="clear" w:color="auto" w:fill="FFFFFF"/>
        </w:rPr>
        <w:t>Switch to Draft</w:t>
      </w:r>
      <w:r w:rsidR="004C6B0F" w:rsidRPr="004C6B0F">
        <w:rPr>
          <w:rFonts w:ascii="Arial" w:hAnsi="Arial" w:cs="Arial"/>
          <w:color w:val="161616"/>
          <w:shd w:val="clear" w:color="auto" w:fill="FFFFFF"/>
        </w:rPr>
        <w:t xml:space="preserve"> button only appears after your Page/Post is published. Clicking this button will </w:t>
      </w:r>
      <w:proofErr w:type="spellStart"/>
      <w:r w:rsidR="004C6B0F" w:rsidRPr="004C6B0F">
        <w:rPr>
          <w:rFonts w:ascii="Arial" w:hAnsi="Arial" w:cs="Arial"/>
          <w:color w:val="161616"/>
          <w:shd w:val="clear" w:color="auto" w:fill="FFFFFF"/>
        </w:rPr>
        <w:t>unpublish</w:t>
      </w:r>
      <w:proofErr w:type="spellEnd"/>
      <w:r w:rsidR="004C6B0F" w:rsidRPr="004C6B0F">
        <w:rPr>
          <w:rFonts w:ascii="Arial" w:hAnsi="Arial" w:cs="Arial"/>
          <w:color w:val="161616"/>
          <w:shd w:val="clear" w:color="auto" w:fill="FFFFFF"/>
        </w:rPr>
        <w:t xml:space="preserve"> your Page/Post and put it back in Draft mode.</w:t>
      </w:r>
    </w:p>
    <w:p w:rsidR="004C6B0F" w:rsidRDefault="004C6B0F" w:rsidP="009F345C">
      <w:pPr>
        <w:rPr>
          <w:rFonts w:ascii="Arial" w:eastAsia="Times New Roman" w:hAnsi="Arial" w:cs="Arial"/>
          <w:color w:val="161616"/>
        </w:rPr>
      </w:pPr>
      <w:r>
        <w:rPr>
          <w:rFonts w:ascii="Helvetica" w:eastAsia="Times New Roman" w:hAnsi="Helvetica" w:cs="Helvetica"/>
          <w:color w:val="161616"/>
        </w:rPr>
        <w:t xml:space="preserve">  </w:t>
      </w:r>
      <w:r w:rsidR="00833BE8">
        <w:rPr>
          <w:rFonts w:ascii="Helvetica" w:eastAsia="Times New Roman" w:hAnsi="Helvetica" w:cs="Helvetica"/>
          <w:noProof/>
          <w:color w:val="161616"/>
        </w:rPr>
        <w:drawing>
          <wp:inline distT="0" distB="0" distL="0" distR="0">
            <wp:extent cx="457200" cy="140970"/>
            <wp:effectExtent l="19050" t="0" r="0" b="0"/>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457200" cy="140970"/>
                    </a:xfrm>
                    <a:prstGeom prst="rect">
                      <a:avLst/>
                    </a:prstGeom>
                    <a:noFill/>
                    <a:ln w="9525">
                      <a:noFill/>
                      <a:miter lim="800000"/>
                      <a:headEnd/>
                      <a:tailEnd/>
                    </a:ln>
                  </pic:spPr>
                </pic:pic>
              </a:graphicData>
            </a:graphic>
          </wp:inline>
        </w:drawing>
      </w:r>
      <w:r>
        <w:rPr>
          <w:rFonts w:ascii="Helvetica" w:eastAsia="Times New Roman" w:hAnsi="Helvetica" w:cs="Helvetica"/>
          <w:color w:val="161616"/>
        </w:rPr>
        <w:t xml:space="preserve">               </w:t>
      </w:r>
      <w:r w:rsidRPr="004C6B0F">
        <w:rPr>
          <w:rFonts w:ascii="Arial" w:eastAsia="Times New Roman" w:hAnsi="Arial" w:cs="Arial"/>
          <w:color w:val="161616"/>
        </w:rPr>
        <w:t xml:space="preserve">The </w:t>
      </w:r>
      <w:r w:rsidRPr="004C6B0F">
        <w:rPr>
          <w:rFonts w:ascii="Arial" w:eastAsia="Times New Roman" w:hAnsi="Arial" w:cs="Arial"/>
          <w:b/>
          <w:color w:val="161616"/>
        </w:rPr>
        <w:t>Preview</w:t>
      </w:r>
      <w:r w:rsidRPr="004C6B0F">
        <w:rPr>
          <w:rFonts w:ascii="Arial" w:eastAsia="Times New Roman" w:hAnsi="Arial" w:cs="Arial"/>
          <w:color w:val="161616"/>
        </w:rPr>
        <w:t xml:space="preserve"> button will allow you to preview your page. The preview page will open a new browser tab/window.</w:t>
      </w:r>
    </w:p>
    <w:p w:rsidR="00833BE8" w:rsidRDefault="00833BE8" w:rsidP="00833BE8">
      <w:pPr>
        <w:rPr>
          <w:rFonts w:ascii="Arial" w:eastAsia="Times New Roman" w:hAnsi="Arial" w:cs="Arial"/>
          <w:color w:val="161616"/>
        </w:rPr>
      </w:pPr>
      <w:r>
        <w:rPr>
          <w:rFonts w:ascii="Arial" w:eastAsia="Times New Roman" w:hAnsi="Arial" w:cs="Arial"/>
          <w:noProof/>
          <w:color w:val="161616"/>
        </w:rPr>
        <w:drawing>
          <wp:inline distT="0" distB="0" distL="0" distR="0">
            <wp:extent cx="492345" cy="219808"/>
            <wp:effectExtent l="19050" t="0" r="295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92125" cy="219710"/>
                    </a:xfrm>
                    <a:prstGeom prst="rect">
                      <a:avLst/>
                    </a:prstGeom>
                    <a:noFill/>
                    <a:ln w="9525">
                      <a:noFill/>
                      <a:miter lim="800000"/>
                      <a:headEnd/>
                      <a:tailEnd/>
                    </a:ln>
                  </pic:spPr>
                </pic:pic>
              </a:graphicData>
            </a:graphic>
          </wp:inline>
        </w:drawing>
      </w:r>
      <w:r>
        <w:rPr>
          <w:rFonts w:ascii="Arial" w:eastAsia="Times New Roman" w:hAnsi="Arial" w:cs="Arial"/>
          <w:color w:val="161616"/>
        </w:rPr>
        <w:t xml:space="preserve">               On clicking this, you can publish your Page/Post. Now, you can publish your Page/Post in two steps. After clicking the Publish button, new panel will be displayed with confirmation message and another Publish </w:t>
      </w:r>
      <w:r w:rsidRPr="00833BE8">
        <w:rPr>
          <w:rFonts w:ascii="Arial" w:eastAsia="Times New Roman" w:hAnsi="Arial" w:cs="Arial"/>
          <w:color w:val="161616"/>
        </w:rPr>
        <w:t>button.</w:t>
      </w:r>
      <w:r w:rsidR="007B232E">
        <w:rPr>
          <w:rFonts w:ascii="Arial" w:eastAsia="Times New Roman" w:hAnsi="Arial" w:cs="Arial"/>
          <w:color w:val="161616"/>
        </w:rPr>
        <w:t xml:space="preserve"> This panel allows </w:t>
      </w:r>
      <w:proofErr w:type="gramStart"/>
      <w:r w:rsidR="007B232E">
        <w:rPr>
          <w:rFonts w:ascii="Arial" w:eastAsia="Times New Roman" w:hAnsi="Arial" w:cs="Arial"/>
          <w:color w:val="161616"/>
        </w:rPr>
        <w:t>to set visibility of the content and publish</w:t>
      </w:r>
      <w:proofErr w:type="gramEnd"/>
      <w:r w:rsidR="007B232E">
        <w:rPr>
          <w:rFonts w:ascii="Arial" w:eastAsia="Times New Roman" w:hAnsi="Arial" w:cs="Arial"/>
          <w:color w:val="161616"/>
        </w:rPr>
        <w:t xml:space="preserve"> on specific date and time.</w:t>
      </w:r>
    </w:p>
    <w:p w:rsidR="007B232E" w:rsidRDefault="00336AE6" w:rsidP="00336AE6">
      <w:pPr>
        <w:rPr>
          <w:rFonts w:ascii="Arial" w:eastAsia="Times New Roman" w:hAnsi="Arial" w:cs="Arial"/>
          <w:color w:val="161616"/>
        </w:rPr>
      </w:pPr>
      <w:r>
        <w:rPr>
          <w:rFonts w:ascii="Arial" w:eastAsia="Times New Roman" w:hAnsi="Arial" w:cs="Arial"/>
          <w:noProof/>
          <w:color w:val="161616"/>
        </w:rPr>
        <w:drawing>
          <wp:inline distT="0" distB="0" distL="0" distR="0">
            <wp:extent cx="263525" cy="219710"/>
            <wp:effectExtent l="19050" t="0" r="317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63525" cy="219710"/>
                    </a:xfrm>
                    <a:prstGeom prst="rect">
                      <a:avLst/>
                    </a:prstGeom>
                    <a:noFill/>
                    <a:ln w="9525">
                      <a:noFill/>
                      <a:miter lim="800000"/>
                      <a:headEnd/>
                      <a:tailEnd/>
                    </a:ln>
                  </pic:spPr>
                </pic:pic>
              </a:graphicData>
            </a:graphic>
          </wp:inline>
        </w:drawing>
      </w:r>
      <w:r>
        <w:rPr>
          <w:rFonts w:ascii="Arial" w:eastAsia="Times New Roman" w:hAnsi="Arial" w:cs="Arial"/>
          <w:color w:val="161616"/>
        </w:rPr>
        <w:t xml:space="preserve">                    This setting sidebar shows all the settings for your Page</w:t>
      </w:r>
      <w:r w:rsidR="008A45C6">
        <w:rPr>
          <w:rFonts w:ascii="Arial" w:eastAsia="Times New Roman" w:hAnsi="Arial" w:cs="Arial"/>
          <w:color w:val="161616"/>
        </w:rPr>
        <w:t>/</w:t>
      </w:r>
      <w:r w:rsidRPr="00336AE6">
        <w:rPr>
          <w:rFonts w:ascii="Arial" w:eastAsia="Times New Roman" w:hAnsi="Arial" w:cs="Arial"/>
          <w:color w:val="161616"/>
        </w:rPr>
        <w:t>Post including elemen</w:t>
      </w:r>
      <w:r>
        <w:rPr>
          <w:rFonts w:ascii="Arial" w:eastAsia="Times New Roman" w:hAnsi="Arial" w:cs="Arial"/>
          <w:color w:val="161616"/>
        </w:rPr>
        <w:t xml:space="preserve">ts like adding Featured Images, </w:t>
      </w:r>
      <w:r w:rsidRPr="00336AE6">
        <w:rPr>
          <w:rFonts w:ascii="Arial" w:eastAsia="Times New Roman" w:hAnsi="Arial" w:cs="Arial"/>
          <w:color w:val="161616"/>
        </w:rPr>
        <w:t>specifying your C</w:t>
      </w:r>
      <w:r>
        <w:rPr>
          <w:rFonts w:ascii="Arial" w:eastAsia="Times New Roman" w:hAnsi="Arial" w:cs="Arial"/>
          <w:color w:val="161616"/>
        </w:rPr>
        <w:t xml:space="preserve">ategories and Tags on Posts, or </w:t>
      </w:r>
      <w:r w:rsidRPr="00336AE6">
        <w:rPr>
          <w:rFonts w:ascii="Arial" w:eastAsia="Times New Roman" w:hAnsi="Arial" w:cs="Arial"/>
          <w:color w:val="161616"/>
        </w:rPr>
        <w:t xml:space="preserve">selecting Page/Post </w:t>
      </w:r>
      <w:r w:rsidR="00435CAA" w:rsidRPr="00336AE6">
        <w:rPr>
          <w:rFonts w:ascii="Arial" w:eastAsia="Times New Roman" w:hAnsi="Arial" w:cs="Arial"/>
          <w:color w:val="161616"/>
        </w:rPr>
        <w:t>templa</w:t>
      </w:r>
      <w:r w:rsidR="00435CAA">
        <w:rPr>
          <w:rFonts w:ascii="Arial" w:eastAsia="Times New Roman" w:hAnsi="Arial" w:cs="Arial"/>
          <w:color w:val="161616"/>
        </w:rPr>
        <w:t>tes. Clicking</w:t>
      </w:r>
      <w:r>
        <w:rPr>
          <w:rFonts w:ascii="Arial" w:eastAsia="Times New Roman" w:hAnsi="Arial" w:cs="Arial"/>
          <w:color w:val="161616"/>
        </w:rPr>
        <w:t xml:space="preserve"> the Settings icon </w:t>
      </w:r>
      <w:r w:rsidRPr="00336AE6">
        <w:rPr>
          <w:rFonts w:ascii="Arial" w:eastAsia="Times New Roman" w:hAnsi="Arial" w:cs="Arial"/>
          <w:color w:val="161616"/>
        </w:rPr>
        <w:t>will show and hide the settings sidebar.</w:t>
      </w:r>
    </w:p>
    <w:p w:rsidR="00B8735B" w:rsidRDefault="00B8735B" w:rsidP="00336AE6">
      <w:pPr>
        <w:rPr>
          <w:rFonts w:ascii="Arial" w:eastAsia="Times New Roman" w:hAnsi="Arial" w:cs="Arial"/>
          <w:color w:val="161616"/>
        </w:rPr>
      </w:pPr>
    </w:p>
    <w:p w:rsidR="00B8735B" w:rsidRDefault="00B8735B" w:rsidP="00B8735B">
      <w:pPr>
        <w:pStyle w:val="Heading2"/>
        <w:rPr>
          <w:rFonts w:eastAsia="Times New Roman"/>
        </w:rPr>
      </w:pPr>
      <w:bookmarkStart w:id="48" w:name="_Toc61982341"/>
      <w:r>
        <w:rPr>
          <w:rFonts w:eastAsia="Times New Roman"/>
        </w:rPr>
        <w:t>Block Editor Options</w:t>
      </w:r>
      <w:bookmarkEnd w:id="48"/>
    </w:p>
    <w:p w:rsidR="00B8735B" w:rsidRDefault="004F2E3F" w:rsidP="004F2E3F">
      <w:pPr>
        <w:rPr>
          <w:rFonts w:ascii="Arial" w:hAnsi="Arial" w:cs="Arial"/>
        </w:rPr>
      </w:pPr>
      <w:r>
        <w:rPr>
          <w:rFonts w:ascii="Arial" w:hAnsi="Arial" w:cs="Arial"/>
        </w:rPr>
        <w:t xml:space="preserve">To customize the Block Editor there are several options available. These options will be displayed under </w:t>
      </w:r>
      <w:r w:rsidRPr="004F2E3F">
        <w:rPr>
          <w:rFonts w:ascii="Arial" w:hAnsi="Arial" w:cs="Arial"/>
        </w:rPr>
        <w:t>the Options icon in the top-right</w:t>
      </w:r>
      <w:r>
        <w:rPr>
          <w:rFonts w:ascii="Arial" w:hAnsi="Arial" w:cs="Arial"/>
        </w:rPr>
        <w:t xml:space="preserve"> </w:t>
      </w:r>
      <w:r w:rsidRPr="004F2E3F">
        <w:rPr>
          <w:rFonts w:ascii="Arial" w:hAnsi="Arial" w:cs="Arial"/>
        </w:rPr>
        <w:t>corner of the page (</w:t>
      </w:r>
      <w:r>
        <w:rPr>
          <w:rFonts w:ascii="Arial" w:hAnsi="Arial" w:cs="Arial"/>
          <w:noProof/>
        </w:rPr>
        <w:drawing>
          <wp:inline distT="0" distB="0" distL="0" distR="0">
            <wp:extent cx="121627" cy="20066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lum/>
                    </a:blip>
                    <a:srcRect/>
                    <a:stretch>
                      <a:fillRect/>
                    </a:stretch>
                  </pic:blipFill>
                  <pic:spPr bwMode="auto">
                    <a:xfrm>
                      <a:off x="0" y="0"/>
                      <a:ext cx="122683" cy="202404"/>
                    </a:xfrm>
                    <a:prstGeom prst="rect">
                      <a:avLst/>
                    </a:prstGeom>
                    <a:noFill/>
                    <a:ln w="9525">
                      <a:noFill/>
                      <a:miter lim="800000"/>
                      <a:headEnd/>
                      <a:tailEnd/>
                    </a:ln>
                  </pic:spPr>
                </pic:pic>
              </a:graphicData>
            </a:graphic>
          </wp:inline>
        </w:drawing>
      </w:r>
      <w:r w:rsidRPr="004F2E3F">
        <w:rPr>
          <w:rFonts w:ascii="Arial" w:hAnsi="Arial" w:cs="Arial"/>
        </w:rPr>
        <w:t xml:space="preserve"> ) when editing a Page or Post.</w:t>
      </w:r>
    </w:p>
    <w:p w:rsidR="00E75C21" w:rsidRDefault="003141C0" w:rsidP="00E75C21">
      <w:pPr>
        <w:keepNext/>
      </w:pPr>
      <w:r w:rsidRPr="003141C0">
        <w:rPr>
          <w:rFonts w:ascii="Arial" w:hAnsi="Arial" w:cs="Arial"/>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35" type="#_x0000_t63" style="position:absolute;margin-left:258.25pt;margin-top:16.8pt;width:133.6pt;height:58.15pt;z-index:251661824" adj="23985,8209">
            <v:textbox style="mso-next-textbox:#_x0000_s1035">
              <w:txbxContent>
                <w:p w:rsidR="00B82264" w:rsidRPr="00F905CD" w:rsidRDefault="00B82264">
                  <w:pPr>
                    <w:rPr>
                      <w:rFonts w:ascii="Arial" w:hAnsi="Arial" w:cs="Arial"/>
                      <w:sz w:val="14"/>
                      <w:szCs w:val="16"/>
                      <w:lang w:val="en-IN"/>
                    </w:rPr>
                  </w:pPr>
                  <w:r w:rsidRPr="00F905CD">
                    <w:rPr>
                      <w:rFonts w:ascii="Arial" w:hAnsi="Arial" w:cs="Arial"/>
                      <w:sz w:val="14"/>
                      <w:szCs w:val="16"/>
                      <w:lang w:val="en-IN"/>
                    </w:rPr>
                    <w:t>Clicking on Options icon on top right corner of the screen will display a menu with more editor options</w:t>
                  </w:r>
                </w:p>
              </w:txbxContent>
            </v:textbox>
          </v:shape>
        </w:pict>
      </w:r>
      <w:r w:rsidR="005B2DEB">
        <w:rPr>
          <w:rFonts w:ascii="Arial" w:hAnsi="Arial" w:cs="Arial"/>
          <w:noProof/>
        </w:rPr>
        <w:drawing>
          <wp:inline distT="0" distB="0" distL="0" distR="0">
            <wp:extent cx="5963760" cy="3212124"/>
            <wp:effectExtent l="95250" t="76200" r="132240" b="64476"/>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lum/>
                    </a:blip>
                    <a:srcRect/>
                    <a:stretch>
                      <a:fillRect/>
                    </a:stretch>
                  </pic:blipFill>
                  <pic:spPr bwMode="auto">
                    <a:xfrm>
                      <a:off x="0" y="0"/>
                      <a:ext cx="5967845" cy="3214324"/>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4F2E3F" w:rsidRPr="00E75C21" w:rsidRDefault="00E75C21" w:rsidP="005F76A1">
      <w:pPr>
        <w:pStyle w:val="Caption"/>
      </w:pPr>
      <w:r>
        <w:t xml:space="preserve">                                                                                       </w:t>
      </w:r>
      <w:bookmarkStart w:id="49" w:name="_Toc61460783"/>
      <w:bookmarkStart w:id="50" w:name="_Toc61982357"/>
      <w:r>
        <w:t xml:space="preserve">Figure </w:t>
      </w:r>
      <w:fldSimple w:instr=" SEQ Figure \* ARABIC ">
        <w:r w:rsidR="005E56EA">
          <w:rPr>
            <w:noProof/>
          </w:rPr>
          <w:t>9</w:t>
        </w:r>
      </w:fldSimple>
      <w:r>
        <w:t>: Block Editor Options</w:t>
      </w:r>
      <w:bookmarkEnd w:id="49"/>
      <w:bookmarkEnd w:id="50"/>
    </w:p>
    <w:p w:rsidR="00044D5B" w:rsidRDefault="00044D5B" w:rsidP="004F2E3F">
      <w:pPr>
        <w:rPr>
          <w:rFonts w:ascii="Arial" w:hAnsi="Arial" w:cs="Arial"/>
        </w:rPr>
      </w:pPr>
      <w:r w:rsidRPr="00044D5B">
        <w:rPr>
          <w:rFonts w:ascii="Arial" w:hAnsi="Arial" w:cs="Arial"/>
        </w:rPr>
        <w:t xml:space="preserve">The </w:t>
      </w:r>
      <w:r w:rsidRPr="00044D5B">
        <w:rPr>
          <w:rFonts w:ascii="Arial" w:hAnsi="Arial" w:cs="Arial"/>
          <w:i/>
        </w:rPr>
        <w:t>Options</w:t>
      </w:r>
      <w:r>
        <w:rPr>
          <w:rFonts w:ascii="Arial" w:hAnsi="Arial" w:cs="Arial"/>
        </w:rPr>
        <w:t xml:space="preserve"> menu has</w:t>
      </w:r>
      <w:r w:rsidRPr="00044D5B">
        <w:rPr>
          <w:rFonts w:ascii="Arial" w:hAnsi="Arial" w:cs="Arial"/>
        </w:rPr>
        <w:t xml:space="preserve"> the following options:</w:t>
      </w:r>
    </w:p>
    <w:p w:rsidR="009D003E" w:rsidRPr="009D003E" w:rsidRDefault="009D003E" w:rsidP="009D003E">
      <w:pPr>
        <w:pStyle w:val="ListParagraph"/>
        <w:numPr>
          <w:ilvl w:val="0"/>
          <w:numId w:val="15"/>
        </w:numPr>
        <w:rPr>
          <w:rFonts w:ascii="Arial" w:hAnsi="Arial" w:cs="Arial"/>
        </w:rPr>
      </w:pPr>
      <w:r>
        <w:rPr>
          <w:rFonts w:ascii="Arial" w:hAnsi="Arial" w:cs="Arial"/>
          <w:b/>
        </w:rPr>
        <w:t xml:space="preserve">Top Toolbar- </w:t>
      </w:r>
      <w:r w:rsidRPr="009D003E">
        <w:rPr>
          <w:rFonts w:ascii="Arial" w:hAnsi="Arial" w:cs="Arial"/>
        </w:rPr>
        <w:t>Enabling this option will display the Block Toolbar at the top of</w:t>
      </w:r>
    </w:p>
    <w:p w:rsidR="009D003E" w:rsidRDefault="009D003E" w:rsidP="009D003E">
      <w:pPr>
        <w:pStyle w:val="ListParagraph"/>
        <w:rPr>
          <w:rFonts w:ascii="Arial" w:hAnsi="Arial" w:cs="Arial"/>
        </w:rPr>
      </w:pPr>
      <w:r>
        <w:rPr>
          <w:rFonts w:ascii="Arial" w:hAnsi="Arial" w:cs="Arial"/>
        </w:rPr>
        <w:t xml:space="preserve"> </w:t>
      </w:r>
      <w:proofErr w:type="gramStart"/>
      <w:r w:rsidRPr="009D003E">
        <w:rPr>
          <w:rFonts w:ascii="Arial" w:hAnsi="Arial" w:cs="Arial"/>
        </w:rPr>
        <w:t>the</w:t>
      </w:r>
      <w:proofErr w:type="gramEnd"/>
      <w:r w:rsidRPr="009D003E">
        <w:rPr>
          <w:rFonts w:ascii="Arial" w:hAnsi="Arial" w:cs="Arial"/>
        </w:rPr>
        <w:t xml:space="preserve"> page, rather than just above each individual block.</w:t>
      </w:r>
    </w:p>
    <w:p w:rsidR="009D003E" w:rsidRDefault="009D003E" w:rsidP="009D003E">
      <w:pPr>
        <w:pStyle w:val="ListParagraph"/>
        <w:numPr>
          <w:ilvl w:val="0"/>
          <w:numId w:val="15"/>
        </w:numPr>
        <w:rPr>
          <w:rFonts w:ascii="Arial" w:hAnsi="Arial" w:cs="Arial"/>
        </w:rPr>
      </w:pPr>
      <w:r>
        <w:rPr>
          <w:rFonts w:ascii="Arial" w:hAnsi="Arial" w:cs="Arial"/>
          <w:b/>
        </w:rPr>
        <w:t xml:space="preserve">Spotlight Mode- </w:t>
      </w:r>
      <w:r w:rsidRPr="009D003E">
        <w:rPr>
          <w:rFonts w:ascii="Arial" w:hAnsi="Arial" w:cs="Arial"/>
        </w:rPr>
        <w:t>Enabling this option will dim all the blocks on the page</w:t>
      </w:r>
      <w:r>
        <w:rPr>
          <w:rFonts w:ascii="Arial" w:hAnsi="Arial" w:cs="Arial"/>
        </w:rPr>
        <w:t xml:space="preserve"> </w:t>
      </w:r>
      <w:r w:rsidRPr="009D003E">
        <w:rPr>
          <w:rFonts w:ascii="Arial" w:hAnsi="Arial" w:cs="Arial"/>
        </w:rPr>
        <w:t>except for the currently selected block, making it easier to focus on just that block</w:t>
      </w:r>
      <w:r>
        <w:rPr>
          <w:rFonts w:ascii="Arial" w:hAnsi="Arial" w:cs="Arial"/>
        </w:rPr>
        <w:t>.</w:t>
      </w:r>
    </w:p>
    <w:p w:rsidR="009D003E" w:rsidRDefault="009D003E" w:rsidP="009D003E">
      <w:pPr>
        <w:pStyle w:val="ListParagraph"/>
        <w:numPr>
          <w:ilvl w:val="0"/>
          <w:numId w:val="15"/>
        </w:numPr>
        <w:rPr>
          <w:rFonts w:ascii="Arial" w:hAnsi="Arial" w:cs="Arial"/>
        </w:rPr>
      </w:pPr>
      <w:r>
        <w:rPr>
          <w:rFonts w:ascii="Arial" w:hAnsi="Arial" w:cs="Arial"/>
          <w:b/>
        </w:rPr>
        <w:t>Visual Editor-</w:t>
      </w:r>
      <w:r>
        <w:rPr>
          <w:rFonts w:ascii="Arial" w:hAnsi="Arial" w:cs="Arial"/>
        </w:rPr>
        <w:t xml:space="preserve"> </w:t>
      </w:r>
      <w:r w:rsidRPr="009D003E">
        <w:rPr>
          <w:rFonts w:ascii="Arial" w:hAnsi="Arial" w:cs="Arial"/>
        </w:rPr>
        <w:t>This option is enabled by default and will show your content</w:t>
      </w:r>
      <w:r>
        <w:rPr>
          <w:rFonts w:ascii="Arial" w:hAnsi="Arial" w:cs="Arial"/>
        </w:rPr>
        <w:t xml:space="preserve"> </w:t>
      </w:r>
      <w:r w:rsidRPr="009D003E">
        <w:rPr>
          <w:rFonts w:ascii="Arial" w:hAnsi="Arial" w:cs="Arial"/>
        </w:rPr>
        <w:t>as individual blocks</w:t>
      </w:r>
      <w:r>
        <w:rPr>
          <w:rFonts w:ascii="Arial" w:hAnsi="Arial" w:cs="Arial"/>
        </w:rPr>
        <w:t>.</w:t>
      </w:r>
    </w:p>
    <w:p w:rsidR="009D003E" w:rsidRDefault="00AD5CA7" w:rsidP="00AD5CA7">
      <w:pPr>
        <w:pStyle w:val="ListParagraph"/>
        <w:numPr>
          <w:ilvl w:val="0"/>
          <w:numId w:val="15"/>
        </w:numPr>
        <w:rPr>
          <w:rFonts w:ascii="Arial" w:hAnsi="Arial" w:cs="Arial"/>
        </w:rPr>
      </w:pPr>
      <w:r w:rsidRPr="00AD5CA7">
        <w:rPr>
          <w:rFonts w:ascii="Arial" w:hAnsi="Arial" w:cs="Arial"/>
          <w:b/>
        </w:rPr>
        <w:t>Code Editor-</w:t>
      </w:r>
      <w:r>
        <w:rPr>
          <w:rFonts w:ascii="Arial" w:hAnsi="Arial" w:cs="Arial"/>
        </w:rPr>
        <w:t xml:space="preserve"> </w:t>
      </w:r>
      <w:r w:rsidRPr="00AD5CA7">
        <w:rPr>
          <w:rFonts w:ascii="Arial" w:hAnsi="Arial" w:cs="Arial"/>
        </w:rPr>
        <w:t>- Enabling this option will turn off the Visual Editor and instead,</w:t>
      </w:r>
      <w:r>
        <w:rPr>
          <w:rFonts w:ascii="Arial" w:hAnsi="Arial" w:cs="Arial"/>
        </w:rPr>
        <w:t xml:space="preserve"> </w:t>
      </w:r>
      <w:r w:rsidRPr="00AD5CA7">
        <w:rPr>
          <w:rFonts w:ascii="Arial" w:hAnsi="Arial" w:cs="Arial"/>
        </w:rPr>
        <w:t xml:space="preserve">display the html that makes up your content. </w:t>
      </w:r>
    </w:p>
    <w:p w:rsidR="00AD5CA7" w:rsidRDefault="00AD5CA7" w:rsidP="00AD5CA7">
      <w:pPr>
        <w:pStyle w:val="ListParagraph"/>
        <w:numPr>
          <w:ilvl w:val="0"/>
          <w:numId w:val="15"/>
        </w:numPr>
        <w:rPr>
          <w:rFonts w:ascii="Arial" w:hAnsi="Arial" w:cs="Arial"/>
        </w:rPr>
      </w:pPr>
      <w:r>
        <w:rPr>
          <w:rFonts w:ascii="Arial" w:hAnsi="Arial" w:cs="Arial"/>
          <w:b/>
        </w:rPr>
        <w:t>Block Manager-</w:t>
      </w:r>
      <w:r>
        <w:rPr>
          <w:rFonts w:ascii="Arial" w:hAnsi="Arial" w:cs="Arial"/>
        </w:rPr>
        <w:t xml:space="preserve"> </w:t>
      </w:r>
      <w:r w:rsidRPr="00AD5CA7">
        <w:rPr>
          <w:rFonts w:ascii="Arial" w:hAnsi="Arial" w:cs="Arial"/>
        </w:rPr>
        <w:t>This option allows you to disable individual blocks or entire</w:t>
      </w:r>
      <w:r>
        <w:rPr>
          <w:rFonts w:ascii="Arial" w:hAnsi="Arial" w:cs="Arial"/>
        </w:rPr>
        <w:t xml:space="preserve"> </w:t>
      </w:r>
      <w:r w:rsidRPr="00AD5CA7">
        <w:rPr>
          <w:rFonts w:ascii="Arial" w:hAnsi="Arial" w:cs="Arial"/>
        </w:rPr>
        <w:t>block panels. This stops them from being displayed within the Block Inserter.</w:t>
      </w:r>
    </w:p>
    <w:p w:rsidR="00AD5CA7" w:rsidRDefault="00AD5CA7" w:rsidP="00AD5CA7">
      <w:pPr>
        <w:pStyle w:val="ListParagraph"/>
        <w:numPr>
          <w:ilvl w:val="0"/>
          <w:numId w:val="15"/>
        </w:numPr>
        <w:rPr>
          <w:rFonts w:ascii="Arial" w:hAnsi="Arial" w:cs="Arial"/>
        </w:rPr>
      </w:pPr>
      <w:r>
        <w:rPr>
          <w:rFonts w:ascii="Arial" w:hAnsi="Arial" w:cs="Arial"/>
          <w:b/>
        </w:rPr>
        <w:lastRenderedPageBreak/>
        <w:t>Manage All Reusable Blocks-</w:t>
      </w:r>
      <w:r>
        <w:rPr>
          <w:rFonts w:ascii="Arial" w:hAnsi="Arial" w:cs="Arial"/>
        </w:rPr>
        <w:t xml:space="preserve"> </w:t>
      </w:r>
      <w:r w:rsidRPr="00AD5CA7">
        <w:rPr>
          <w:rFonts w:ascii="Arial" w:hAnsi="Arial" w:cs="Arial"/>
        </w:rPr>
        <w:t>Clicking this option will exit you from the</w:t>
      </w:r>
      <w:r>
        <w:rPr>
          <w:rFonts w:ascii="Arial" w:hAnsi="Arial" w:cs="Arial"/>
        </w:rPr>
        <w:t xml:space="preserve"> </w:t>
      </w:r>
      <w:r w:rsidRPr="00AD5CA7">
        <w:rPr>
          <w:rFonts w:ascii="Arial" w:hAnsi="Arial" w:cs="Arial"/>
        </w:rPr>
        <w:t>editor and present you with a list of all your Reusable blocks, which you can</w:t>
      </w:r>
      <w:r>
        <w:rPr>
          <w:rFonts w:ascii="Arial" w:hAnsi="Arial" w:cs="Arial"/>
        </w:rPr>
        <w:t xml:space="preserve"> </w:t>
      </w:r>
      <w:r w:rsidRPr="00AD5CA7">
        <w:rPr>
          <w:rFonts w:ascii="Arial" w:hAnsi="Arial" w:cs="Arial"/>
        </w:rPr>
        <w:t>then Edit, Delete or Export to a file (which can then be imported to another</w:t>
      </w:r>
      <w:r>
        <w:rPr>
          <w:rFonts w:ascii="Arial" w:hAnsi="Arial" w:cs="Arial"/>
        </w:rPr>
        <w:t xml:space="preserve"> </w:t>
      </w:r>
      <w:r w:rsidRPr="00AD5CA7">
        <w:rPr>
          <w:rFonts w:ascii="Arial" w:hAnsi="Arial" w:cs="Arial"/>
        </w:rPr>
        <w:t>site is so desired).</w:t>
      </w:r>
    </w:p>
    <w:p w:rsidR="000C5567" w:rsidRDefault="000C5567" w:rsidP="000C5567">
      <w:pPr>
        <w:pStyle w:val="ListParagraph"/>
        <w:numPr>
          <w:ilvl w:val="0"/>
          <w:numId w:val="15"/>
        </w:numPr>
        <w:rPr>
          <w:rFonts w:ascii="Arial" w:hAnsi="Arial" w:cs="Arial"/>
        </w:rPr>
      </w:pPr>
      <w:r>
        <w:rPr>
          <w:rFonts w:ascii="Arial" w:hAnsi="Arial" w:cs="Arial"/>
          <w:b/>
        </w:rPr>
        <w:t>Keyboard Shortcuts-</w:t>
      </w:r>
      <w:r>
        <w:rPr>
          <w:rFonts w:ascii="Arial" w:hAnsi="Arial" w:cs="Arial"/>
        </w:rPr>
        <w:t xml:space="preserve"> Clicking this d</w:t>
      </w:r>
      <w:r w:rsidRPr="000C5567">
        <w:rPr>
          <w:rFonts w:ascii="Arial" w:hAnsi="Arial" w:cs="Arial"/>
        </w:rPr>
        <w:t>isplays a list of the keyboard shortcuts that are</w:t>
      </w:r>
      <w:r>
        <w:rPr>
          <w:rFonts w:ascii="Arial" w:hAnsi="Arial" w:cs="Arial"/>
        </w:rPr>
        <w:t xml:space="preserve"> </w:t>
      </w:r>
      <w:r w:rsidRPr="000C5567">
        <w:rPr>
          <w:rFonts w:ascii="Arial" w:hAnsi="Arial" w:cs="Arial"/>
        </w:rPr>
        <w:t>available within the Block Editor.</w:t>
      </w:r>
    </w:p>
    <w:p w:rsidR="00C7156B" w:rsidRDefault="00C7156B" w:rsidP="00C7156B">
      <w:pPr>
        <w:pStyle w:val="ListParagraph"/>
        <w:numPr>
          <w:ilvl w:val="0"/>
          <w:numId w:val="15"/>
        </w:numPr>
        <w:rPr>
          <w:rFonts w:ascii="Arial" w:hAnsi="Arial" w:cs="Arial"/>
        </w:rPr>
      </w:pPr>
      <w:bookmarkStart w:id="51" w:name="_GoBack"/>
      <w:r>
        <w:rPr>
          <w:rFonts w:ascii="Arial" w:hAnsi="Arial" w:cs="Arial"/>
          <w:b/>
        </w:rPr>
        <w:t>Welcome Guide-</w:t>
      </w:r>
      <w:r>
        <w:rPr>
          <w:rFonts w:ascii="Arial" w:hAnsi="Arial" w:cs="Arial"/>
        </w:rPr>
        <w:t xml:space="preserve"> </w:t>
      </w:r>
      <w:r w:rsidRPr="00C7156B">
        <w:rPr>
          <w:rFonts w:ascii="Arial" w:hAnsi="Arial" w:cs="Arial"/>
        </w:rPr>
        <w:t xml:space="preserve">Displays a very short slideshow explaining </w:t>
      </w:r>
      <w:bookmarkEnd w:id="51"/>
      <w:r w:rsidR="000865AE">
        <w:rPr>
          <w:rFonts w:ascii="Arial" w:hAnsi="Arial" w:cs="Arial"/>
        </w:rPr>
        <w:t xml:space="preserve">about </w:t>
      </w:r>
      <w:r w:rsidRPr="00C7156B">
        <w:rPr>
          <w:rFonts w:ascii="Arial" w:hAnsi="Arial" w:cs="Arial"/>
        </w:rPr>
        <w:t>Block</w:t>
      </w:r>
      <w:r>
        <w:rPr>
          <w:rFonts w:ascii="Arial" w:hAnsi="Arial" w:cs="Arial"/>
        </w:rPr>
        <w:t xml:space="preserve"> </w:t>
      </w:r>
      <w:r w:rsidRPr="00C7156B">
        <w:rPr>
          <w:rFonts w:ascii="Arial" w:hAnsi="Arial" w:cs="Arial"/>
        </w:rPr>
        <w:t>Editor.</w:t>
      </w:r>
    </w:p>
    <w:p w:rsidR="00C7156B" w:rsidRDefault="00C7156B" w:rsidP="00C7156B">
      <w:pPr>
        <w:pStyle w:val="ListParagraph"/>
        <w:numPr>
          <w:ilvl w:val="0"/>
          <w:numId w:val="15"/>
        </w:numPr>
        <w:rPr>
          <w:rFonts w:ascii="Arial" w:hAnsi="Arial" w:cs="Arial"/>
        </w:rPr>
      </w:pPr>
      <w:r>
        <w:rPr>
          <w:rFonts w:ascii="Arial" w:hAnsi="Arial" w:cs="Arial"/>
          <w:b/>
        </w:rPr>
        <w:t>Copy all Content-</w:t>
      </w:r>
      <w:r>
        <w:rPr>
          <w:rFonts w:ascii="Arial" w:hAnsi="Arial" w:cs="Arial"/>
        </w:rPr>
        <w:t xml:space="preserve"> This option allows you to </w:t>
      </w:r>
      <w:r w:rsidRPr="00C7156B">
        <w:rPr>
          <w:rFonts w:ascii="Arial" w:hAnsi="Arial" w:cs="Arial"/>
        </w:rPr>
        <w:t>copy all the content within the current</w:t>
      </w:r>
      <w:r>
        <w:rPr>
          <w:rFonts w:ascii="Arial" w:hAnsi="Arial" w:cs="Arial"/>
        </w:rPr>
        <w:t xml:space="preserve"> </w:t>
      </w:r>
      <w:r w:rsidRPr="00C7156B">
        <w:rPr>
          <w:rFonts w:ascii="Arial" w:hAnsi="Arial" w:cs="Arial"/>
        </w:rPr>
        <w:t>Page or Post, to your clipboard.</w:t>
      </w:r>
    </w:p>
    <w:p w:rsidR="007D26DE" w:rsidRDefault="007D26DE" w:rsidP="007D26DE">
      <w:pPr>
        <w:pStyle w:val="ListParagraph"/>
        <w:numPr>
          <w:ilvl w:val="0"/>
          <w:numId w:val="15"/>
        </w:numPr>
        <w:rPr>
          <w:rFonts w:ascii="Arial" w:hAnsi="Arial" w:cs="Arial"/>
        </w:rPr>
      </w:pPr>
      <w:r>
        <w:rPr>
          <w:rFonts w:ascii="Arial" w:hAnsi="Arial" w:cs="Arial"/>
          <w:b/>
        </w:rPr>
        <w:t xml:space="preserve">Help- </w:t>
      </w:r>
      <w:r w:rsidRPr="007D26DE">
        <w:rPr>
          <w:rFonts w:ascii="Arial" w:hAnsi="Arial" w:cs="Arial"/>
        </w:rPr>
        <w:t>The Help option provides a link to some external pages that give a detailed explanation of how to use the Block Editor.</w:t>
      </w:r>
    </w:p>
    <w:p w:rsidR="0010497D" w:rsidRDefault="0010497D" w:rsidP="0010497D">
      <w:pPr>
        <w:rPr>
          <w:rFonts w:ascii="Arial" w:hAnsi="Arial" w:cs="Arial"/>
        </w:rPr>
      </w:pPr>
    </w:p>
    <w:p w:rsidR="0010497D" w:rsidRDefault="0010497D" w:rsidP="0010497D">
      <w:pPr>
        <w:pStyle w:val="Heading2"/>
      </w:pPr>
      <w:bookmarkStart w:id="52" w:name="_Toc61982342"/>
      <w:r>
        <w:t>Adding Content with Blocks</w:t>
      </w:r>
      <w:bookmarkEnd w:id="52"/>
    </w:p>
    <w:p w:rsidR="007025B6" w:rsidRDefault="0010497D" w:rsidP="0010497D">
      <w:pPr>
        <w:rPr>
          <w:rFonts w:ascii="Arial" w:hAnsi="Arial" w:cs="Arial"/>
        </w:rPr>
      </w:pPr>
      <w:r w:rsidRPr="0010497D">
        <w:rPr>
          <w:rFonts w:ascii="Arial" w:hAnsi="Arial" w:cs="Arial"/>
        </w:rPr>
        <w:t>Using the new Block Editor, your page content is made up of blocks of various types.</w:t>
      </w:r>
      <w:r>
        <w:rPr>
          <w:rFonts w:ascii="Arial" w:hAnsi="Arial" w:cs="Arial"/>
        </w:rPr>
        <w:t xml:space="preserve"> </w:t>
      </w:r>
      <w:r w:rsidRPr="0010497D">
        <w:rPr>
          <w:rFonts w:ascii="Arial" w:hAnsi="Arial" w:cs="Arial"/>
        </w:rPr>
        <w:t>T</w:t>
      </w:r>
      <w:r>
        <w:rPr>
          <w:rFonts w:ascii="Arial" w:hAnsi="Arial" w:cs="Arial"/>
        </w:rPr>
        <w:t xml:space="preserve">he Block Editor provides blocks </w:t>
      </w:r>
      <w:r w:rsidRPr="0010497D">
        <w:rPr>
          <w:rFonts w:ascii="Arial" w:hAnsi="Arial" w:cs="Arial"/>
        </w:rPr>
        <w:t>for all common content such as pa</w:t>
      </w:r>
      <w:r>
        <w:rPr>
          <w:rFonts w:ascii="Arial" w:hAnsi="Arial" w:cs="Arial"/>
        </w:rPr>
        <w:t xml:space="preserve">ragraphs, headings, ordered and </w:t>
      </w:r>
      <w:r w:rsidRPr="0010497D">
        <w:rPr>
          <w:rFonts w:ascii="Arial" w:hAnsi="Arial" w:cs="Arial"/>
        </w:rPr>
        <w:t xml:space="preserve">unordered Lists (i.e. bullet points), quotes, images, </w:t>
      </w:r>
      <w:r>
        <w:rPr>
          <w:rFonts w:ascii="Arial" w:hAnsi="Arial" w:cs="Arial"/>
        </w:rPr>
        <w:t xml:space="preserve">galleries and any other content. </w:t>
      </w:r>
    </w:p>
    <w:p w:rsidR="0010497D" w:rsidRPr="0010497D" w:rsidRDefault="007025B6" w:rsidP="007025B6">
      <w:pPr>
        <w:rPr>
          <w:rFonts w:ascii="Arial" w:hAnsi="Arial" w:cs="Arial"/>
        </w:rPr>
      </w:pPr>
      <w:r w:rsidRPr="007025B6">
        <w:rPr>
          <w:rFonts w:ascii="Arial" w:hAnsi="Arial" w:cs="Arial"/>
        </w:rPr>
        <w:t>There are several ways to insert blocks into your</w:t>
      </w:r>
      <w:r>
        <w:rPr>
          <w:rFonts w:ascii="Arial" w:hAnsi="Arial" w:cs="Arial"/>
        </w:rPr>
        <w:t xml:space="preserve"> content. The easiest way is to </w:t>
      </w:r>
      <w:r w:rsidRPr="007025B6">
        <w:rPr>
          <w:rFonts w:ascii="Arial" w:hAnsi="Arial" w:cs="Arial"/>
        </w:rPr>
        <w:t>click the Add block icon (</w:t>
      </w:r>
      <w:r>
        <w:rPr>
          <w:rFonts w:ascii="Arial" w:hAnsi="Arial" w:cs="Arial"/>
          <w:noProof/>
        </w:rPr>
        <w:drawing>
          <wp:inline distT="0" distB="0" distL="0" distR="0">
            <wp:extent cx="271096" cy="27109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72024" cy="272024"/>
                    </a:xfrm>
                    <a:prstGeom prst="rect">
                      <a:avLst/>
                    </a:prstGeom>
                    <a:noFill/>
                    <a:ln w="9525">
                      <a:noFill/>
                      <a:miter lim="800000"/>
                      <a:headEnd/>
                      <a:tailEnd/>
                    </a:ln>
                  </pic:spPr>
                </pic:pic>
              </a:graphicData>
            </a:graphic>
          </wp:inline>
        </w:drawing>
      </w:r>
      <w:r w:rsidRPr="007025B6">
        <w:rPr>
          <w:rFonts w:ascii="Arial" w:hAnsi="Arial" w:cs="Arial"/>
        </w:rPr>
        <w:t>) in the Block Toolbar at the top of screen. Cli</w:t>
      </w:r>
      <w:r>
        <w:rPr>
          <w:rFonts w:ascii="Arial" w:hAnsi="Arial" w:cs="Arial"/>
        </w:rPr>
        <w:t xml:space="preserve">cking this </w:t>
      </w:r>
      <w:r w:rsidRPr="007025B6">
        <w:rPr>
          <w:rFonts w:ascii="Arial" w:hAnsi="Arial" w:cs="Arial"/>
        </w:rPr>
        <w:t xml:space="preserve">icon will show the Block Inserter panel that gives </w:t>
      </w:r>
      <w:r>
        <w:rPr>
          <w:rFonts w:ascii="Arial" w:hAnsi="Arial" w:cs="Arial"/>
        </w:rPr>
        <w:t xml:space="preserve">access to all the different </w:t>
      </w:r>
      <w:r w:rsidRPr="007025B6">
        <w:rPr>
          <w:rFonts w:ascii="Arial" w:hAnsi="Arial" w:cs="Arial"/>
        </w:rPr>
        <w:t>types of blocks that you can insert. Simply scroll through the list and click on the</w:t>
      </w:r>
      <w:r>
        <w:rPr>
          <w:rFonts w:ascii="Arial" w:hAnsi="Arial" w:cs="Arial"/>
        </w:rPr>
        <w:t xml:space="preserve"> </w:t>
      </w:r>
      <w:r w:rsidRPr="007025B6">
        <w:rPr>
          <w:rFonts w:ascii="Arial" w:hAnsi="Arial" w:cs="Arial"/>
        </w:rPr>
        <w:t>type</w:t>
      </w:r>
      <w:r w:rsidR="008A45C6">
        <w:rPr>
          <w:rFonts w:ascii="Arial" w:hAnsi="Arial" w:cs="Arial"/>
        </w:rPr>
        <w:t xml:space="preserve"> </w:t>
      </w:r>
      <w:r w:rsidRPr="007025B6">
        <w:rPr>
          <w:rFonts w:ascii="Arial" w:hAnsi="Arial" w:cs="Arial"/>
        </w:rPr>
        <w:t>of block that you'd like to insert</w:t>
      </w:r>
      <w:r>
        <w:rPr>
          <w:rFonts w:ascii="Arial" w:hAnsi="Arial" w:cs="Arial"/>
        </w:rPr>
        <w:t xml:space="preserve">. </w:t>
      </w:r>
    </w:p>
    <w:p w:rsidR="005E56EA" w:rsidRDefault="003141C0" w:rsidP="005E56EA">
      <w:pPr>
        <w:keepNext/>
      </w:pPr>
      <w:r w:rsidRPr="003141C0">
        <w:rPr>
          <w:rFonts w:ascii="Helvetica" w:eastAsia="Times New Roman" w:hAnsi="Helvetica" w:cs="Helvetica"/>
          <w:noProof/>
          <w:color w:val="161616"/>
        </w:rPr>
        <w:pict>
          <v:shape id="_x0000_s1038" type="#_x0000_t61" style="position:absolute;margin-left:64.4pt;margin-top:22.65pt;width:162pt;height:30.45pt;z-index:251662848" adj="-2447,-3724">
            <v:textbox style="mso-next-textbox:#_x0000_s1038">
              <w:txbxContent>
                <w:p w:rsidR="00B82264" w:rsidRPr="005F76A1" w:rsidRDefault="00B82264">
                  <w:pPr>
                    <w:rPr>
                      <w:sz w:val="18"/>
                      <w:szCs w:val="18"/>
                      <w:lang w:val="en-IN"/>
                    </w:rPr>
                  </w:pPr>
                  <w:r w:rsidRPr="005F76A1">
                    <w:rPr>
                      <w:sz w:val="18"/>
                      <w:szCs w:val="18"/>
                      <w:lang w:val="en-IN"/>
                    </w:rPr>
                    <w:t>Click here to find all the different blocks to add to your content</w:t>
                  </w:r>
                </w:p>
              </w:txbxContent>
            </v:textbox>
          </v:shape>
        </w:pict>
      </w:r>
      <w:r w:rsidR="006256A5">
        <w:rPr>
          <w:rFonts w:ascii="Helvetica" w:eastAsia="Times New Roman" w:hAnsi="Helvetica" w:cs="Helvetica"/>
          <w:noProof/>
          <w:color w:val="161616"/>
        </w:rPr>
        <w:drawing>
          <wp:inline distT="0" distB="0" distL="0" distR="0">
            <wp:extent cx="5943600" cy="2742932"/>
            <wp:effectExtent l="38100" t="57150" r="114300" b="95518"/>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2742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6A1" w:rsidRDefault="005E56EA" w:rsidP="005E56EA">
      <w:pPr>
        <w:pStyle w:val="Caption"/>
      </w:pPr>
      <w:r>
        <w:t xml:space="preserve">                                                                           </w:t>
      </w:r>
      <w:bookmarkStart w:id="53" w:name="_Toc61982358"/>
      <w:r>
        <w:t xml:space="preserve">Figure </w:t>
      </w:r>
      <w:fldSimple w:instr=" SEQ Figure \* ARABIC ">
        <w:r>
          <w:rPr>
            <w:noProof/>
          </w:rPr>
          <w:t>10</w:t>
        </w:r>
      </w:fldSimple>
      <w:r>
        <w:t>: Adding Blocks 1st Method</w:t>
      </w:r>
      <w:bookmarkEnd w:id="53"/>
    </w:p>
    <w:p w:rsidR="004C6B0F" w:rsidRDefault="005F76A1" w:rsidP="005F76A1">
      <w:pPr>
        <w:pStyle w:val="Caption"/>
      </w:pPr>
      <w:r>
        <w:t xml:space="preserve">                                                                                 </w:t>
      </w:r>
    </w:p>
    <w:p w:rsidR="009F345C" w:rsidRPr="003C377C" w:rsidRDefault="003C377C" w:rsidP="00782F7C">
      <w:pPr>
        <w:rPr>
          <w:rFonts w:ascii="Arial" w:hAnsi="Arial" w:cs="Arial"/>
        </w:rPr>
      </w:pPr>
      <w:r>
        <w:rPr>
          <w:rFonts w:ascii="Arial" w:hAnsi="Arial" w:cs="Arial"/>
        </w:rPr>
        <w:lastRenderedPageBreak/>
        <w:t>T</w:t>
      </w:r>
      <w:r w:rsidR="00A30BA2">
        <w:rPr>
          <w:rFonts w:ascii="Arial" w:hAnsi="Arial" w:cs="Arial"/>
        </w:rPr>
        <w:t xml:space="preserve">here is one more option to add different blocks whereby clicking </w:t>
      </w:r>
      <w:r w:rsidR="00A30BA2" w:rsidRPr="00A30BA2">
        <w:rPr>
          <w:rFonts w:ascii="Arial" w:hAnsi="Arial" w:cs="Arial"/>
        </w:rPr>
        <w:t>the Add blo</w:t>
      </w:r>
      <w:r w:rsidR="00A30BA2">
        <w:rPr>
          <w:rFonts w:ascii="Arial" w:hAnsi="Arial" w:cs="Arial"/>
        </w:rPr>
        <w:t xml:space="preserve">ck icon ( ) that appears at the </w:t>
      </w:r>
      <w:r w:rsidR="00A30BA2" w:rsidRPr="00A30BA2">
        <w:rPr>
          <w:rFonts w:ascii="Arial" w:hAnsi="Arial" w:cs="Arial"/>
        </w:rPr>
        <w:t>top of each individual block. This Add Block icon a</w:t>
      </w:r>
      <w:r w:rsidR="00A30BA2">
        <w:rPr>
          <w:rFonts w:ascii="Arial" w:hAnsi="Arial" w:cs="Arial"/>
        </w:rPr>
        <w:t xml:space="preserve">ppears at the top of each block </w:t>
      </w:r>
      <w:r w:rsidR="00A30BA2" w:rsidRPr="00A30BA2">
        <w:rPr>
          <w:rFonts w:ascii="Arial" w:hAnsi="Arial" w:cs="Arial"/>
        </w:rPr>
        <w:t>when you move cursor over the top border of</w:t>
      </w:r>
      <w:r w:rsidR="00A30BA2">
        <w:rPr>
          <w:rFonts w:ascii="Arial" w:hAnsi="Arial" w:cs="Arial"/>
        </w:rPr>
        <w:t xml:space="preserve"> each block. Clicking this icon </w:t>
      </w:r>
      <w:r w:rsidR="00A30BA2" w:rsidRPr="00A30BA2">
        <w:rPr>
          <w:rFonts w:ascii="Arial" w:hAnsi="Arial" w:cs="Arial"/>
        </w:rPr>
        <w:t>will show a Block Inserter popup, which is a small</w:t>
      </w:r>
      <w:r w:rsidR="00A30BA2">
        <w:rPr>
          <w:rFonts w:ascii="Arial" w:hAnsi="Arial" w:cs="Arial"/>
        </w:rPr>
        <w:t xml:space="preserve"> panel that gives access to </w:t>
      </w:r>
      <w:r w:rsidR="00A30BA2" w:rsidRPr="00A30BA2">
        <w:rPr>
          <w:rFonts w:ascii="Arial" w:hAnsi="Arial" w:cs="Arial"/>
        </w:rPr>
        <w:t>all the different types of blocks that you can insert.</w:t>
      </w:r>
      <w:r w:rsidR="00782F7C">
        <w:rPr>
          <w:rFonts w:ascii="Arial" w:hAnsi="Arial" w:cs="Arial"/>
        </w:rPr>
        <w:t xml:space="preserve"> By default, it only shows six </w:t>
      </w:r>
      <w:r w:rsidR="00782F7C" w:rsidRPr="00782F7C">
        <w:rPr>
          <w:rFonts w:ascii="Arial" w:hAnsi="Arial" w:cs="Arial"/>
        </w:rPr>
        <w:t>recent blocks. To view all the available blocks, cli</w:t>
      </w:r>
      <w:r w:rsidR="00782F7C">
        <w:rPr>
          <w:rFonts w:ascii="Arial" w:hAnsi="Arial" w:cs="Arial"/>
        </w:rPr>
        <w:t xml:space="preserve">ck the Browse all button in the </w:t>
      </w:r>
      <w:r w:rsidR="00782F7C" w:rsidRPr="00782F7C">
        <w:rPr>
          <w:rFonts w:ascii="Arial" w:hAnsi="Arial" w:cs="Arial"/>
        </w:rPr>
        <w:t>popup to show the Block Inserter panel.</w:t>
      </w:r>
    </w:p>
    <w:p w:rsidR="00923D1B" w:rsidRPr="00C05FE4" w:rsidRDefault="00923D1B" w:rsidP="00923D1B">
      <w:pPr>
        <w:rPr>
          <w:rFonts w:ascii="Arial" w:hAnsi="Arial" w:cs="Arial"/>
        </w:rPr>
      </w:pPr>
    </w:p>
    <w:p w:rsidR="00EF1ED1" w:rsidRPr="00073D11" w:rsidRDefault="00EF1ED1" w:rsidP="002001C4">
      <w:pPr>
        <w:rPr>
          <w:rFonts w:ascii="Arial" w:hAnsi="Arial" w:cs="Arial"/>
        </w:rPr>
      </w:pPr>
    </w:p>
    <w:p w:rsidR="005E56EA" w:rsidRDefault="003141C0" w:rsidP="005E56EA">
      <w:pPr>
        <w:keepNext/>
      </w:pPr>
      <w:r w:rsidRPr="003141C0">
        <w:rPr>
          <w:rFonts w:ascii="Arial" w:hAnsi="Arial" w:cs="Arial"/>
          <w:noProof/>
        </w:rPr>
        <w:pict>
          <v:shape id="_x0000_s1039" type="#_x0000_t61" style="position:absolute;margin-left:254.75pt;margin-top:37.4pt;width:150.25pt;height:30.45pt;z-index:251663872" adj="14728,39866">
            <v:textbox style="mso-next-textbox:#_x0000_s1039">
              <w:txbxContent>
                <w:p w:rsidR="00B82264" w:rsidRPr="005F76A1" w:rsidRDefault="00B82264" w:rsidP="00E75C21">
                  <w:pPr>
                    <w:rPr>
                      <w:sz w:val="18"/>
                      <w:szCs w:val="18"/>
                      <w:lang w:val="en-IN"/>
                    </w:rPr>
                  </w:pPr>
                  <w:r w:rsidRPr="005F76A1">
                    <w:rPr>
                      <w:sz w:val="18"/>
                      <w:szCs w:val="18"/>
                      <w:lang w:val="en-IN"/>
                    </w:rPr>
                    <w:t>Click here to find all the different blocks to add to your content</w:t>
                  </w:r>
                </w:p>
                <w:p w:rsidR="00B82264" w:rsidRDefault="00B82264"/>
              </w:txbxContent>
            </v:textbox>
          </v:shape>
        </w:pict>
      </w:r>
      <w:r w:rsidR="00E75C21">
        <w:rPr>
          <w:rFonts w:ascii="Arial" w:hAnsi="Arial" w:cs="Arial"/>
          <w:noProof/>
        </w:rPr>
        <w:drawing>
          <wp:inline distT="0" distB="0" distL="0" distR="0">
            <wp:extent cx="5943600" cy="2737637"/>
            <wp:effectExtent l="38100" t="57150" r="114300" b="100813"/>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943600" cy="2737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D0C1C" w:rsidRDefault="005E56EA" w:rsidP="005E56EA">
      <w:pPr>
        <w:pStyle w:val="Caption"/>
      </w:pPr>
      <w:r>
        <w:t xml:space="preserve">                                                                              </w:t>
      </w:r>
      <w:bookmarkStart w:id="54" w:name="_Toc61982359"/>
      <w:r>
        <w:t xml:space="preserve">Figure </w:t>
      </w:r>
      <w:fldSimple w:instr=" SEQ Figure \* ARABIC ">
        <w:r>
          <w:rPr>
            <w:noProof/>
          </w:rPr>
          <w:t>11</w:t>
        </w:r>
      </w:fldSimple>
      <w:r>
        <w:t>: Adding Blocks 2nd method</w:t>
      </w:r>
      <w:bookmarkEnd w:id="54"/>
    </w:p>
    <w:p w:rsidR="00BB100C" w:rsidRDefault="002D0C1C" w:rsidP="002D0C1C">
      <w:pPr>
        <w:pStyle w:val="Caption"/>
      </w:pPr>
      <w:r>
        <w:t xml:space="preserve">                                                                                </w:t>
      </w:r>
    </w:p>
    <w:p w:rsidR="00EC4DBF" w:rsidRDefault="00EC4DBF" w:rsidP="00EC4DBF">
      <w:pPr>
        <w:pStyle w:val="Heading1"/>
      </w:pPr>
      <w:bookmarkStart w:id="55" w:name="_Toc61982343"/>
      <w:r>
        <w:t>Categories</w:t>
      </w:r>
      <w:bookmarkEnd w:id="55"/>
    </w:p>
    <w:p w:rsidR="00EC4DBF" w:rsidRDefault="00CA05D6" w:rsidP="00CA05D6">
      <w:pPr>
        <w:rPr>
          <w:rFonts w:ascii="Arial" w:hAnsi="Arial" w:cs="Arial"/>
        </w:rPr>
      </w:pPr>
      <w:r w:rsidRPr="00CA05D6">
        <w:rPr>
          <w:rFonts w:ascii="Arial" w:hAnsi="Arial" w:cs="Arial"/>
        </w:rPr>
        <w:t xml:space="preserve">Categories are used to define sections of </w:t>
      </w:r>
      <w:r w:rsidR="008A45C6">
        <w:rPr>
          <w:rFonts w:ascii="Arial" w:hAnsi="Arial" w:cs="Arial"/>
        </w:rPr>
        <w:t xml:space="preserve">the </w:t>
      </w:r>
      <w:r w:rsidRPr="00CA05D6">
        <w:rPr>
          <w:rFonts w:ascii="Arial" w:hAnsi="Arial" w:cs="Arial"/>
        </w:rPr>
        <w:t>si</w:t>
      </w:r>
      <w:r>
        <w:rPr>
          <w:rFonts w:ascii="Arial" w:hAnsi="Arial" w:cs="Arial"/>
        </w:rPr>
        <w:t xml:space="preserve">te and group related </w:t>
      </w:r>
      <w:r w:rsidR="008605E0">
        <w:rPr>
          <w:rFonts w:ascii="Arial" w:hAnsi="Arial" w:cs="Arial"/>
        </w:rPr>
        <w:t>posts. The</w:t>
      </w:r>
      <w:r>
        <w:rPr>
          <w:rFonts w:ascii="Arial" w:hAnsi="Arial" w:cs="Arial"/>
        </w:rPr>
        <w:t xml:space="preserve"> </w:t>
      </w:r>
      <w:r w:rsidRPr="00CA05D6">
        <w:rPr>
          <w:rFonts w:ascii="Arial" w:hAnsi="Arial" w:cs="Arial"/>
        </w:rPr>
        <w:t xml:space="preserve">default category is Uncategorized but this can be easily changed in your </w:t>
      </w:r>
      <w:r w:rsidR="008605E0" w:rsidRPr="00CA05D6">
        <w:rPr>
          <w:rFonts w:ascii="Arial" w:hAnsi="Arial" w:cs="Arial"/>
        </w:rPr>
        <w:t>Settings.</w:t>
      </w:r>
      <w:r w:rsidR="008605E0">
        <w:rPr>
          <w:rFonts w:ascii="Arial" w:hAnsi="Arial" w:cs="Arial"/>
        </w:rPr>
        <w:t xml:space="preserve"> Posts allow you to associate categories whereas pages don’t. To know more about categories, click </w:t>
      </w:r>
      <w:r w:rsidR="00F0591B" w:rsidRPr="00F0591B">
        <w:rPr>
          <w:rFonts w:ascii="Arial" w:hAnsi="Arial" w:cs="Arial"/>
          <w:b/>
        </w:rPr>
        <w:t>Categories</w:t>
      </w:r>
      <w:r w:rsidR="00F0591B">
        <w:rPr>
          <w:rFonts w:ascii="Arial" w:hAnsi="Arial" w:cs="Arial"/>
        </w:rPr>
        <w:t xml:space="preserve"> under “</w:t>
      </w:r>
      <w:hyperlink w:anchor="_Adding_your_Site" w:history="1">
        <w:r w:rsidR="00F0591B" w:rsidRPr="00F0591B">
          <w:rPr>
            <w:rStyle w:val="Hyperlink"/>
            <w:rFonts w:ascii="Arial" w:hAnsi="Arial" w:cs="Arial"/>
          </w:rPr>
          <w:t>Adding your site content</w:t>
        </w:r>
      </w:hyperlink>
      <w:r w:rsidR="00F0591B">
        <w:rPr>
          <w:rFonts w:ascii="Arial" w:hAnsi="Arial" w:cs="Arial"/>
        </w:rPr>
        <w:t>”.</w:t>
      </w:r>
    </w:p>
    <w:p w:rsidR="00B00C1A" w:rsidRDefault="00B00C1A" w:rsidP="00B00C1A">
      <w:pPr>
        <w:pStyle w:val="Heading2"/>
      </w:pPr>
      <w:bookmarkStart w:id="56" w:name="_Toc61982344"/>
      <w:r>
        <w:t>Adding Categories within your post</w:t>
      </w:r>
      <w:bookmarkEnd w:id="56"/>
    </w:p>
    <w:p w:rsidR="00C04FE8" w:rsidRDefault="007250C8" w:rsidP="007250C8">
      <w:pPr>
        <w:rPr>
          <w:rFonts w:ascii="Arial" w:hAnsi="Arial" w:cs="Arial"/>
        </w:rPr>
      </w:pPr>
      <w:r w:rsidRPr="007250C8">
        <w:rPr>
          <w:rFonts w:ascii="Arial" w:hAnsi="Arial" w:cs="Arial"/>
        </w:rPr>
        <w:t>If you would like to create a new Category and as</w:t>
      </w:r>
      <w:r>
        <w:rPr>
          <w:rFonts w:ascii="Arial" w:hAnsi="Arial" w:cs="Arial"/>
        </w:rPr>
        <w:t xml:space="preserve">sign it to the Post at the same </w:t>
      </w:r>
      <w:r w:rsidR="00267109" w:rsidRPr="007250C8">
        <w:rPr>
          <w:rFonts w:ascii="Arial" w:hAnsi="Arial" w:cs="Arial"/>
        </w:rPr>
        <w:t>time,</w:t>
      </w:r>
      <w:r w:rsidR="00267109">
        <w:rPr>
          <w:rFonts w:ascii="Arial" w:hAnsi="Arial" w:cs="Arial"/>
        </w:rPr>
        <w:t xml:space="preserve"> follow</w:t>
      </w:r>
      <w:r w:rsidR="00C04FE8">
        <w:rPr>
          <w:rFonts w:ascii="Arial" w:hAnsi="Arial" w:cs="Arial"/>
        </w:rPr>
        <w:t xml:space="preserve"> the steps</w:t>
      </w:r>
    </w:p>
    <w:p w:rsidR="00B00C1A" w:rsidRDefault="005E56EA" w:rsidP="00C04FE8">
      <w:pPr>
        <w:pStyle w:val="ListParagraph"/>
        <w:numPr>
          <w:ilvl w:val="0"/>
          <w:numId w:val="16"/>
        </w:numPr>
        <w:rPr>
          <w:rFonts w:ascii="Arial" w:hAnsi="Arial" w:cs="Arial"/>
        </w:rPr>
      </w:pPr>
      <w:r>
        <w:rPr>
          <w:rFonts w:ascii="Arial" w:hAnsi="Arial" w:cs="Arial"/>
        </w:rPr>
        <w:lastRenderedPageBreak/>
        <w:t>C</w:t>
      </w:r>
      <w:r w:rsidR="007250C8" w:rsidRPr="00C04FE8">
        <w:rPr>
          <w:rFonts w:ascii="Arial" w:hAnsi="Arial" w:cs="Arial"/>
        </w:rPr>
        <w:t xml:space="preserve">lick </w:t>
      </w:r>
      <w:r w:rsidR="00C04FE8">
        <w:rPr>
          <w:noProof/>
        </w:rPr>
        <w:drawing>
          <wp:inline distT="0" distB="0" distL="0" distR="0">
            <wp:extent cx="288681" cy="272162"/>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289652" cy="273078"/>
                    </a:xfrm>
                    <a:prstGeom prst="rect">
                      <a:avLst/>
                    </a:prstGeom>
                    <a:noFill/>
                    <a:ln w="9525">
                      <a:noFill/>
                      <a:miter lim="800000"/>
                      <a:headEnd/>
                      <a:tailEnd/>
                    </a:ln>
                  </pic:spPr>
                </pic:pic>
              </a:graphicData>
            </a:graphic>
          </wp:inline>
        </w:drawing>
      </w:r>
      <w:r w:rsidR="00C04FE8" w:rsidRPr="00C04FE8">
        <w:rPr>
          <w:rFonts w:ascii="Arial" w:hAnsi="Arial" w:cs="Arial"/>
        </w:rPr>
        <w:t xml:space="preserve"> then click the </w:t>
      </w:r>
      <w:r w:rsidR="00C04FE8" w:rsidRPr="00C04FE8">
        <w:rPr>
          <w:rFonts w:ascii="Arial" w:hAnsi="Arial" w:cs="Arial"/>
          <w:b/>
        </w:rPr>
        <w:t>Add New Category</w:t>
      </w:r>
      <w:r w:rsidR="00C04FE8" w:rsidRPr="00C04FE8">
        <w:rPr>
          <w:rFonts w:ascii="Arial" w:hAnsi="Arial" w:cs="Arial"/>
        </w:rPr>
        <w:t xml:space="preserve"> link.</w:t>
      </w:r>
    </w:p>
    <w:p w:rsidR="00C04FE8" w:rsidRDefault="00C04FE8" w:rsidP="00C04FE8">
      <w:pPr>
        <w:pStyle w:val="ListParagraph"/>
        <w:numPr>
          <w:ilvl w:val="0"/>
          <w:numId w:val="16"/>
        </w:numPr>
        <w:rPr>
          <w:rFonts w:ascii="Arial" w:hAnsi="Arial" w:cs="Arial"/>
        </w:rPr>
      </w:pPr>
      <w:r>
        <w:rPr>
          <w:rFonts w:ascii="Arial" w:hAnsi="Arial" w:cs="Arial"/>
        </w:rPr>
        <w:t xml:space="preserve">Two fields appear, type the name in </w:t>
      </w:r>
      <w:r w:rsidRPr="00C04FE8">
        <w:rPr>
          <w:rFonts w:ascii="Arial" w:hAnsi="Arial" w:cs="Arial"/>
          <w:i/>
        </w:rPr>
        <w:t>New Category Name</w:t>
      </w:r>
      <w:r>
        <w:rPr>
          <w:rFonts w:ascii="Arial" w:hAnsi="Arial" w:cs="Arial"/>
        </w:rPr>
        <w:t xml:space="preserve"> text fields.</w:t>
      </w:r>
    </w:p>
    <w:p w:rsidR="00C04FE8" w:rsidRDefault="00C04FE8" w:rsidP="00C04FE8">
      <w:pPr>
        <w:pStyle w:val="ListParagraph"/>
        <w:numPr>
          <w:ilvl w:val="0"/>
          <w:numId w:val="16"/>
        </w:numPr>
        <w:rPr>
          <w:rFonts w:ascii="Arial" w:hAnsi="Arial" w:cs="Arial"/>
        </w:rPr>
      </w:pPr>
      <w:r>
        <w:rPr>
          <w:rFonts w:ascii="Arial" w:hAnsi="Arial" w:cs="Arial"/>
        </w:rPr>
        <w:t xml:space="preserve">Add the </w:t>
      </w:r>
      <w:r w:rsidRPr="00C04FE8">
        <w:rPr>
          <w:rFonts w:ascii="Arial" w:hAnsi="Arial" w:cs="Arial"/>
          <w:i/>
        </w:rPr>
        <w:t>Parent category</w:t>
      </w:r>
      <w:r>
        <w:rPr>
          <w:rFonts w:ascii="Arial" w:hAnsi="Arial" w:cs="Arial"/>
        </w:rPr>
        <w:t xml:space="preserve"> by selecting one (Optional)</w:t>
      </w:r>
    </w:p>
    <w:p w:rsidR="00C04FE8" w:rsidRDefault="00C04FE8" w:rsidP="003D5906">
      <w:pPr>
        <w:pStyle w:val="ListParagraph"/>
        <w:numPr>
          <w:ilvl w:val="0"/>
          <w:numId w:val="16"/>
        </w:numPr>
        <w:rPr>
          <w:rFonts w:ascii="Arial" w:hAnsi="Arial" w:cs="Arial"/>
        </w:rPr>
      </w:pPr>
      <w:r w:rsidRPr="003D5906">
        <w:rPr>
          <w:rFonts w:ascii="Arial" w:hAnsi="Arial" w:cs="Arial"/>
        </w:rPr>
        <w:t xml:space="preserve">Click </w:t>
      </w:r>
      <w:r w:rsidRPr="003D5906">
        <w:rPr>
          <w:rFonts w:ascii="Arial" w:hAnsi="Arial" w:cs="Arial"/>
          <w:i/>
        </w:rPr>
        <w:t>Add New category</w:t>
      </w:r>
      <w:r w:rsidRPr="003D5906">
        <w:rPr>
          <w:rFonts w:ascii="Arial" w:hAnsi="Arial" w:cs="Arial"/>
        </w:rPr>
        <w:t xml:space="preserve"> button.</w:t>
      </w:r>
    </w:p>
    <w:p w:rsidR="003D5906" w:rsidRDefault="003D5906" w:rsidP="003D5906">
      <w:pPr>
        <w:ind w:left="42"/>
        <w:rPr>
          <w:rFonts w:ascii="Arial" w:hAnsi="Arial" w:cs="Arial"/>
        </w:rPr>
      </w:pPr>
      <w:r>
        <w:rPr>
          <w:rFonts w:ascii="Arial" w:hAnsi="Arial" w:cs="Arial"/>
        </w:rPr>
        <w:t>New Category name will automatically be assigned to the post.</w:t>
      </w:r>
    </w:p>
    <w:p w:rsidR="005E56EA" w:rsidRDefault="003141C0" w:rsidP="005E56EA">
      <w:pPr>
        <w:keepNext/>
        <w:ind w:left="42"/>
      </w:pPr>
      <w:r w:rsidRPr="003141C0">
        <w:rPr>
          <w:rFonts w:ascii="Arial" w:hAnsi="Arial" w:cs="Arial"/>
          <w:noProof/>
        </w:rPr>
        <w:pict>
          <v:shape id="_x0000_s1041" type="#_x0000_t61" style="position:absolute;left:0;text-align:left;margin-left:111.45pt;margin-top:134.3pt;width:252pt;height:53.35pt;z-index:251665920" adj="23087,17895">
            <v:textbox style="mso-next-textbox:#_x0000_s1041">
              <w:txbxContent>
                <w:p w:rsidR="00B82264" w:rsidRPr="005D473A" w:rsidRDefault="00B82264">
                  <w:pPr>
                    <w:rPr>
                      <w:sz w:val="18"/>
                      <w:szCs w:val="18"/>
                      <w:lang w:val="en-IN"/>
                    </w:rPr>
                  </w:pPr>
                  <w:r w:rsidRPr="005D473A">
                    <w:rPr>
                      <w:sz w:val="18"/>
                      <w:szCs w:val="18"/>
                      <w:lang w:val="en-IN"/>
                    </w:rPr>
                    <w:t xml:space="preserve">To add a new Category, click Add New Category link and type in the category name. Select Parent Category from the list, if appropriate. Click the Add New Category button to assign it to the post. </w:t>
                  </w:r>
                </w:p>
              </w:txbxContent>
            </v:textbox>
          </v:shape>
        </w:pict>
      </w:r>
      <w:r w:rsidRPr="003141C0">
        <w:rPr>
          <w:rFonts w:ascii="Arial" w:hAnsi="Arial" w:cs="Arial"/>
          <w:noProof/>
        </w:rPr>
        <w:pict>
          <v:shape id="_x0000_s1040" type="#_x0000_t61" style="position:absolute;left:0;text-align:left;margin-left:230.55pt;margin-top:78.9pt;width:132.9pt;height:45pt;z-index:251664896" adj="23965,8520">
            <v:textbox style="mso-next-textbox:#_x0000_s1040">
              <w:txbxContent>
                <w:p w:rsidR="00B82264" w:rsidRPr="003D5906" w:rsidRDefault="00B82264">
                  <w:pPr>
                    <w:rPr>
                      <w:sz w:val="18"/>
                      <w:szCs w:val="18"/>
                      <w:lang w:val="en-IN"/>
                    </w:rPr>
                  </w:pPr>
                  <w:r w:rsidRPr="003D5906">
                    <w:rPr>
                      <w:sz w:val="18"/>
                      <w:szCs w:val="18"/>
                      <w:lang w:val="en-IN"/>
                    </w:rPr>
                    <w:t xml:space="preserve">To add an existing category, tick the </w:t>
                  </w:r>
                  <w:proofErr w:type="gramStart"/>
                  <w:r w:rsidRPr="003D5906">
                    <w:rPr>
                      <w:sz w:val="18"/>
                      <w:szCs w:val="18"/>
                      <w:lang w:val="en-IN"/>
                    </w:rPr>
                    <w:t>checkbox(</w:t>
                  </w:r>
                  <w:proofErr w:type="spellStart"/>
                  <w:proofErr w:type="gramEnd"/>
                  <w:r w:rsidRPr="003D5906">
                    <w:rPr>
                      <w:sz w:val="18"/>
                      <w:szCs w:val="18"/>
                      <w:lang w:val="en-IN"/>
                    </w:rPr>
                    <w:t>es</w:t>
                  </w:r>
                  <w:proofErr w:type="spellEnd"/>
                  <w:r w:rsidRPr="003D5906">
                    <w:rPr>
                      <w:sz w:val="18"/>
                      <w:szCs w:val="18"/>
                      <w:lang w:val="en-IN"/>
                    </w:rPr>
                    <w:t>) next to the appropriate ones to assign them to the Post.</w:t>
                  </w:r>
                </w:p>
              </w:txbxContent>
            </v:textbox>
          </v:shape>
        </w:pict>
      </w:r>
      <w:r w:rsidR="003D5906">
        <w:rPr>
          <w:rFonts w:ascii="Arial" w:hAnsi="Arial" w:cs="Arial"/>
          <w:noProof/>
        </w:rPr>
        <w:drawing>
          <wp:inline distT="0" distB="0" distL="0" distR="0">
            <wp:extent cx="5943600" cy="2704089"/>
            <wp:effectExtent l="38100" t="57150" r="114300" b="96261"/>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943600" cy="2704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D473A" w:rsidRDefault="005E56EA" w:rsidP="005E56EA">
      <w:pPr>
        <w:pStyle w:val="Caption"/>
      </w:pPr>
      <w:r>
        <w:t xml:space="preserve">                                                                                              </w:t>
      </w:r>
      <w:bookmarkStart w:id="57" w:name="_Toc61982360"/>
      <w:r>
        <w:t xml:space="preserve">Figure </w:t>
      </w:r>
      <w:fldSimple w:instr=" SEQ Figure \* ARABIC ">
        <w:r>
          <w:rPr>
            <w:noProof/>
          </w:rPr>
          <w:t>12</w:t>
        </w:r>
      </w:fldSimple>
      <w:r>
        <w:t>: Adding Category</w:t>
      </w:r>
      <w:bookmarkEnd w:id="57"/>
    </w:p>
    <w:p w:rsidR="003D5906" w:rsidRPr="003D5906" w:rsidRDefault="005D473A" w:rsidP="005D473A">
      <w:pPr>
        <w:pStyle w:val="Caption"/>
        <w:rPr>
          <w:rFonts w:ascii="Arial" w:hAnsi="Arial" w:cs="Arial"/>
        </w:rPr>
      </w:pPr>
      <w:r>
        <w:t xml:space="preserve">                                                                                     </w:t>
      </w:r>
    </w:p>
    <w:p w:rsidR="00672D0B" w:rsidRDefault="00672D0B" w:rsidP="00672D0B">
      <w:pPr>
        <w:pStyle w:val="Heading1"/>
      </w:pPr>
      <w:bookmarkStart w:id="58" w:name="_Toc61982345"/>
      <w:r>
        <w:t>Tags</w:t>
      </w:r>
      <w:bookmarkEnd w:id="58"/>
    </w:p>
    <w:p w:rsidR="00672D0B" w:rsidRDefault="00A01267" w:rsidP="00A01267">
      <w:pPr>
        <w:rPr>
          <w:rFonts w:ascii="Arial" w:hAnsi="Arial" w:cs="Arial"/>
        </w:rPr>
      </w:pPr>
      <w:r w:rsidRPr="00A01267">
        <w:rPr>
          <w:rFonts w:ascii="Arial" w:hAnsi="Arial" w:cs="Arial"/>
        </w:rPr>
        <w:t xml:space="preserve">Tags are ad-hoc keywords that identify important information in </w:t>
      </w:r>
      <w:r w:rsidR="008A45C6">
        <w:rPr>
          <w:rFonts w:ascii="Arial" w:hAnsi="Arial" w:cs="Arial"/>
        </w:rPr>
        <w:t xml:space="preserve">the </w:t>
      </w:r>
      <w:r w:rsidRPr="00A01267">
        <w:rPr>
          <w:rFonts w:ascii="Arial" w:hAnsi="Arial" w:cs="Arial"/>
        </w:rPr>
        <w:t>post (names, subjects, etc) that may or may not recur in other posts.</w:t>
      </w:r>
      <w:r>
        <w:rPr>
          <w:rFonts w:ascii="Arial" w:hAnsi="Arial" w:cs="Arial"/>
        </w:rPr>
        <w:t xml:space="preserve"> </w:t>
      </w:r>
      <w:r w:rsidRPr="00A01267">
        <w:rPr>
          <w:rFonts w:ascii="Arial" w:hAnsi="Arial" w:cs="Arial"/>
        </w:rPr>
        <w:t>Unlike Categories, Tags have no hierarchy so there is no Parent-&gt;Child relationship like that of Categories. But like Categories, Tag names must be unique.</w:t>
      </w:r>
    </w:p>
    <w:p w:rsidR="00A01267" w:rsidRDefault="00A01267" w:rsidP="00A01267">
      <w:pPr>
        <w:rPr>
          <w:rFonts w:ascii="Arial" w:hAnsi="Arial" w:cs="Arial"/>
        </w:rPr>
      </w:pPr>
      <w:r>
        <w:rPr>
          <w:rFonts w:ascii="Arial" w:hAnsi="Arial" w:cs="Arial"/>
        </w:rPr>
        <w:t>In two ways, Tags can be added:</w:t>
      </w:r>
    </w:p>
    <w:p w:rsidR="00A01267" w:rsidRDefault="00A01267" w:rsidP="00A01267">
      <w:pPr>
        <w:pStyle w:val="ListParagraph"/>
        <w:numPr>
          <w:ilvl w:val="0"/>
          <w:numId w:val="17"/>
        </w:numPr>
        <w:rPr>
          <w:rFonts w:ascii="Arial" w:hAnsi="Arial" w:cs="Arial"/>
        </w:rPr>
      </w:pPr>
      <w:r w:rsidRPr="00A01267">
        <w:rPr>
          <w:rFonts w:ascii="Arial" w:hAnsi="Arial" w:cs="Arial"/>
        </w:rPr>
        <w:t>Whilst</w:t>
      </w:r>
      <w:r>
        <w:rPr>
          <w:rFonts w:ascii="Arial" w:hAnsi="Arial" w:cs="Arial"/>
        </w:rPr>
        <w:t xml:space="preserve"> </w:t>
      </w:r>
      <w:r w:rsidRPr="00A01267">
        <w:rPr>
          <w:rFonts w:ascii="Arial" w:hAnsi="Arial" w:cs="Arial"/>
        </w:rPr>
        <w:t xml:space="preserve">adding or editing </w:t>
      </w:r>
      <w:r w:rsidR="008A45C6">
        <w:rPr>
          <w:rFonts w:ascii="Arial" w:hAnsi="Arial" w:cs="Arial"/>
        </w:rPr>
        <w:t>the</w:t>
      </w:r>
      <w:r w:rsidRPr="00A01267">
        <w:rPr>
          <w:rFonts w:ascii="Arial" w:hAnsi="Arial" w:cs="Arial"/>
        </w:rPr>
        <w:t xml:space="preserve"> Post</w:t>
      </w:r>
    </w:p>
    <w:p w:rsidR="00A01267" w:rsidRDefault="00A01267" w:rsidP="00A01267">
      <w:pPr>
        <w:pStyle w:val="ListParagraph"/>
        <w:numPr>
          <w:ilvl w:val="0"/>
          <w:numId w:val="17"/>
        </w:numPr>
        <w:rPr>
          <w:rFonts w:ascii="Arial" w:hAnsi="Arial" w:cs="Arial"/>
        </w:rPr>
      </w:pPr>
      <w:proofErr w:type="gramStart"/>
      <w:r w:rsidRPr="00A01267">
        <w:rPr>
          <w:rFonts w:ascii="Arial" w:hAnsi="Arial" w:cs="Arial"/>
        </w:rPr>
        <w:t>added</w:t>
      </w:r>
      <w:proofErr w:type="gramEnd"/>
      <w:r w:rsidRPr="00A01267">
        <w:rPr>
          <w:rFonts w:ascii="Arial" w:hAnsi="Arial" w:cs="Arial"/>
        </w:rPr>
        <w:t xml:space="preserve"> via the Tags menu option.</w:t>
      </w:r>
    </w:p>
    <w:p w:rsidR="009C7F5C" w:rsidRDefault="009C7F5C" w:rsidP="009C7F5C">
      <w:pPr>
        <w:rPr>
          <w:rFonts w:ascii="Arial" w:hAnsi="Arial" w:cs="Arial"/>
        </w:rPr>
      </w:pPr>
      <w:r w:rsidRPr="009C7F5C">
        <w:rPr>
          <w:rFonts w:ascii="Arial" w:hAnsi="Arial" w:cs="Arial"/>
        </w:rPr>
        <w:t>Adding Tags whilst editing your Post, will automati</w:t>
      </w:r>
      <w:r>
        <w:rPr>
          <w:rFonts w:ascii="Arial" w:hAnsi="Arial" w:cs="Arial"/>
        </w:rPr>
        <w:t xml:space="preserve">cally assign those Tags to </w:t>
      </w:r>
      <w:r w:rsidR="008A45C6">
        <w:rPr>
          <w:rFonts w:ascii="Arial" w:hAnsi="Arial" w:cs="Arial"/>
        </w:rPr>
        <w:t xml:space="preserve">the </w:t>
      </w:r>
      <w:r w:rsidRPr="009C7F5C">
        <w:rPr>
          <w:rFonts w:ascii="Arial" w:hAnsi="Arial" w:cs="Arial"/>
        </w:rPr>
        <w:t>Post. Adding Tags using the Tags menu option will</w:t>
      </w:r>
      <w:r>
        <w:rPr>
          <w:rFonts w:ascii="Arial" w:hAnsi="Arial" w:cs="Arial"/>
        </w:rPr>
        <w:t xml:space="preserve"> simply add them to the list of </w:t>
      </w:r>
      <w:r w:rsidRPr="009C7F5C">
        <w:rPr>
          <w:rFonts w:ascii="Arial" w:hAnsi="Arial" w:cs="Arial"/>
        </w:rPr>
        <w:t>available Tags.</w:t>
      </w:r>
      <w:r>
        <w:rPr>
          <w:rFonts w:ascii="Arial" w:hAnsi="Arial" w:cs="Arial"/>
        </w:rPr>
        <w:t xml:space="preserve"> For more information on Tags, Click </w:t>
      </w:r>
      <w:r w:rsidRPr="009C7F5C">
        <w:rPr>
          <w:rFonts w:ascii="Arial" w:hAnsi="Arial" w:cs="Arial"/>
          <w:b/>
        </w:rPr>
        <w:t>Tags</w:t>
      </w:r>
      <w:r>
        <w:rPr>
          <w:rFonts w:ascii="Arial" w:hAnsi="Arial" w:cs="Arial"/>
          <w:b/>
        </w:rPr>
        <w:t xml:space="preserve"> </w:t>
      </w:r>
      <w:r>
        <w:rPr>
          <w:rFonts w:ascii="Arial" w:hAnsi="Arial" w:cs="Arial"/>
        </w:rPr>
        <w:t>link</w:t>
      </w:r>
      <w:r>
        <w:rPr>
          <w:rFonts w:ascii="Arial" w:hAnsi="Arial" w:cs="Arial"/>
          <w:b/>
        </w:rPr>
        <w:t xml:space="preserve"> </w:t>
      </w:r>
      <w:r>
        <w:rPr>
          <w:rFonts w:ascii="Arial" w:hAnsi="Arial" w:cs="Arial"/>
        </w:rPr>
        <w:t>under “</w:t>
      </w:r>
      <w:bookmarkStart w:id="59" w:name="Addingyoursitecontent"/>
      <w:r w:rsidR="003141C0">
        <w:rPr>
          <w:rFonts w:ascii="Arial" w:hAnsi="Arial" w:cs="Arial"/>
        </w:rPr>
        <w:fldChar w:fldCharType="begin"/>
      </w:r>
      <w:r>
        <w:rPr>
          <w:rFonts w:ascii="Arial" w:hAnsi="Arial" w:cs="Arial"/>
        </w:rPr>
        <w:instrText>HYPERLINK  \l "_Adding_your_Site"</w:instrText>
      </w:r>
      <w:r w:rsidR="003141C0">
        <w:rPr>
          <w:rFonts w:ascii="Arial" w:hAnsi="Arial" w:cs="Arial"/>
        </w:rPr>
        <w:fldChar w:fldCharType="separate"/>
      </w:r>
      <w:r w:rsidRPr="009C7F5C">
        <w:rPr>
          <w:rStyle w:val="Hyperlink"/>
          <w:rFonts w:ascii="Arial" w:hAnsi="Arial" w:cs="Arial"/>
        </w:rPr>
        <w:t>Adding your Site Content</w:t>
      </w:r>
      <w:bookmarkEnd w:id="59"/>
      <w:r w:rsidR="003141C0">
        <w:rPr>
          <w:rFonts w:ascii="Arial" w:hAnsi="Arial" w:cs="Arial"/>
        </w:rPr>
        <w:fldChar w:fldCharType="end"/>
      </w:r>
      <w:r>
        <w:rPr>
          <w:rFonts w:ascii="Arial" w:hAnsi="Arial" w:cs="Arial"/>
        </w:rPr>
        <w:t>”</w:t>
      </w:r>
      <w:r w:rsidR="00685364">
        <w:rPr>
          <w:rFonts w:ascii="Arial" w:hAnsi="Arial" w:cs="Arial"/>
        </w:rPr>
        <w:t>.</w:t>
      </w:r>
    </w:p>
    <w:p w:rsidR="00685364" w:rsidRDefault="00957B95" w:rsidP="00957B95">
      <w:pPr>
        <w:pStyle w:val="Heading2"/>
      </w:pPr>
      <w:bookmarkStart w:id="60" w:name="_Toc61982346"/>
      <w:r>
        <w:lastRenderedPageBreak/>
        <w:t>Adding Tags within your Post</w:t>
      </w:r>
      <w:bookmarkEnd w:id="60"/>
    </w:p>
    <w:p w:rsidR="00957B95" w:rsidRDefault="001F1BC5" w:rsidP="00957B95">
      <w:pPr>
        <w:rPr>
          <w:rFonts w:ascii="Arial" w:hAnsi="Arial" w:cs="Arial"/>
        </w:rPr>
      </w:pPr>
      <w:r>
        <w:rPr>
          <w:rFonts w:ascii="Arial" w:hAnsi="Arial" w:cs="Arial"/>
        </w:rPr>
        <w:t>If you would like to add Tags to the post, follow the following steps</w:t>
      </w:r>
    </w:p>
    <w:p w:rsidR="001F1BC5" w:rsidRDefault="001F1BC5" w:rsidP="001F1BC5">
      <w:pPr>
        <w:pStyle w:val="ListParagraph"/>
        <w:numPr>
          <w:ilvl w:val="0"/>
          <w:numId w:val="18"/>
        </w:numPr>
        <w:rPr>
          <w:rFonts w:ascii="Arial" w:hAnsi="Arial" w:cs="Arial"/>
        </w:rPr>
      </w:pPr>
      <w:proofErr w:type="gramStart"/>
      <w:r w:rsidRPr="00C04FE8">
        <w:rPr>
          <w:rFonts w:ascii="Arial" w:hAnsi="Arial" w:cs="Arial"/>
        </w:rPr>
        <w:t>click</w:t>
      </w:r>
      <w:proofErr w:type="gramEnd"/>
      <w:r w:rsidRPr="00C04FE8">
        <w:rPr>
          <w:rFonts w:ascii="Arial" w:hAnsi="Arial" w:cs="Arial"/>
        </w:rPr>
        <w:t xml:space="preserve"> </w:t>
      </w:r>
      <w:r>
        <w:rPr>
          <w:noProof/>
        </w:rPr>
        <w:drawing>
          <wp:inline distT="0" distB="0" distL="0" distR="0">
            <wp:extent cx="288681" cy="272162"/>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289652" cy="273078"/>
                    </a:xfrm>
                    <a:prstGeom prst="rect">
                      <a:avLst/>
                    </a:prstGeom>
                    <a:noFill/>
                    <a:ln w="9525">
                      <a:noFill/>
                      <a:miter lim="800000"/>
                      <a:headEnd/>
                      <a:tailEnd/>
                    </a:ln>
                  </pic:spPr>
                </pic:pic>
              </a:graphicData>
            </a:graphic>
          </wp:inline>
        </w:drawing>
      </w:r>
      <w:r w:rsidRPr="00C04FE8">
        <w:rPr>
          <w:rFonts w:ascii="Arial" w:hAnsi="Arial" w:cs="Arial"/>
        </w:rPr>
        <w:t xml:space="preserve"> then click </w:t>
      </w:r>
      <w:r>
        <w:rPr>
          <w:rFonts w:ascii="Arial" w:hAnsi="Arial" w:cs="Arial"/>
        </w:rPr>
        <w:t>Tags.</w:t>
      </w:r>
    </w:p>
    <w:p w:rsidR="001F1BC5" w:rsidRDefault="001F1BC5" w:rsidP="001F1BC5">
      <w:pPr>
        <w:pStyle w:val="ListParagraph"/>
        <w:numPr>
          <w:ilvl w:val="0"/>
          <w:numId w:val="18"/>
        </w:numPr>
        <w:rPr>
          <w:rFonts w:ascii="Arial" w:hAnsi="Arial" w:cs="Arial"/>
        </w:rPr>
      </w:pPr>
      <w:proofErr w:type="gramStart"/>
      <w:r w:rsidRPr="001F1BC5">
        <w:rPr>
          <w:rFonts w:ascii="Arial" w:hAnsi="Arial" w:cs="Arial"/>
        </w:rPr>
        <w:t>write</w:t>
      </w:r>
      <w:proofErr w:type="gramEnd"/>
      <w:r w:rsidRPr="001F1BC5">
        <w:rPr>
          <w:rFonts w:ascii="Arial" w:hAnsi="Arial" w:cs="Arial"/>
        </w:rPr>
        <w:t xml:space="preserve"> the Tag or Tags (separated with commas) into the </w:t>
      </w:r>
      <w:r>
        <w:rPr>
          <w:rFonts w:ascii="Arial" w:hAnsi="Arial" w:cs="Arial"/>
        </w:rPr>
        <w:t>Add New Tag</w:t>
      </w:r>
      <w:r w:rsidRPr="001F1BC5">
        <w:rPr>
          <w:rFonts w:ascii="Arial" w:hAnsi="Arial" w:cs="Arial"/>
        </w:rPr>
        <w:t xml:space="preserve"> field.</w:t>
      </w:r>
    </w:p>
    <w:p w:rsidR="001F1BC5" w:rsidRDefault="001F1BC5" w:rsidP="001F1BC5">
      <w:pPr>
        <w:pStyle w:val="ListParagraph"/>
        <w:numPr>
          <w:ilvl w:val="0"/>
          <w:numId w:val="18"/>
        </w:numPr>
        <w:rPr>
          <w:rFonts w:ascii="Arial" w:hAnsi="Arial" w:cs="Arial"/>
        </w:rPr>
      </w:pPr>
      <w:r w:rsidRPr="001F1BC5">
        <w:rPr>
          <w:rFonts w:ascii="Arial" w:hAnsi="Arial" w:cs="Arial"/>
        </w:rPr>
        <w:t>click the small ‘x’ next to the</w:t>
      </w:r>
      <w:r>
        <w:rPr>
          <w:rFonts w:ascii="Arial" w:hAnsi="Arial" w:cs="Arial"/>
        </w:rPr>
        <w:t xml:space="preserve"> </w:t>
      </w:r>
      <w:r w:rsidRPr="001F1BC5">
        <w:rPr>
          <w:rFonts w:ascii="Arial" w:hAnsi="Arial" w:cs="Arial"/>
        </w:rPr>
        <w:t>individual tag</w:t>
      </w:r>
      <w:r>
        <w:rPr>
          <w:rFonts w:ascii="Arial" w:hAnsi="Arial" w:cs="Arial"/>
        </w:rPr>
        <w:t xml:space="preserve"> to remove it, if made mistake while entering the tag</w:t>
      </w:r>
    </w:p>
    <w:p w:rsidR="001F1BC5" w:rsidRDefault="001F1BC5" w:rsidP="001F1BC5">
      <w:pPr>
        <w:ind w:left="42"/>
        <w:rPr>
          <w:rFonts w:ascii="Arial" w:hAnsi="Arial" w:cs="Arial"/>
        </w:rPr>
      </w:pPr>
      <w:r>
        <w:rPr>
          <w:rFonts w:ascii="Arial" w:hAnsi="Arial" w:cs="Arial"/>
        </w:rPr>
        <w:t>Tags will automatically be assigned to the post.</w:t>
      </w:r>
    </w:p>
    <w:p w:rsidR="005E56EA" w:rsidRDefault="003141C0" w:rsidP="005E56EA">
      <w:pPr>
        <w:keepNext/>
      </w:pPr>
      <w:r>
        <w:rPr>
          <w:noProof/>
        </w:rPr>
        <w:pict>
          <v:shape id="_x0000_s1043" type="#_x0000_t61" style="position:absolute;margin-left:189.7pt;margin-top:149.55pt;width:186.2pt;height:42.9pt;z-index:251667968" adj="26408,-1259">
            <v:textbox style="mso-next-textbox:#_x0000_s1043">
              <w:txbxContent>
                <w:p w:rsidR="00B82264" w:rsidRPr="008300BA" w:rsidRDefault="00B82264">
                  <w:pPr>
                    <w:rPr>
                      <w:sz w:val="18"/>
                      <w:szCs w:val="18"/>
                      <w:lang w:val="en-IN"/>
                    </w:rPr>
                  </w:pPr>
                  <w:r w:rsidRPr="008300BA">
                    <w:rPr>
                      <w:sz w:val="18"/>
                      <w:szCs w:val="18"/>
                      <w:lang w:val="en-IN"/>
                    </w:rPr>
                    <w:t>When you start typing the tags, existing or used tags will be displayed. Click anyone of the Tags to select them.</w:t>
                  </w:r>
                </w:p>
              </w:txbxContent>
            </v:textbox>
          </v:shape>
        </w:pict>
      </w:r>
      <w:r>
        <w:rPr>
          <w:noProof/>
        </w:rPr>
        <w:pict>
          <v:shape id="_x0000_s1042" type="#_x0000_t61" style="position:absolute;margin-left:148.15pt;margin-top:66.45pt;width:198pt;height:43.6pt;z-index:251666944" adj="24600,21129">
            <v:textbox style="mso-next-textbox:#_x0000_s1042">
              <w:txbxContent>
                <w:p w:rsidR="00B82264" w:rsidRPr="008300BA" w:rsidRDefault="00B82264">
                  <w:pPr>
                    <w:rPr>
                      <w:sz w:val="18"/>
                      <w:szCs w:val="18"/>
                      <w:lang w:val="en-IN"/>
                    </w:rPr>
                  </w:pPr>
                  <w:r w:rsidRPr="008300BA">
                    <w:rPr>
                      <w:sz w:val="18"/>
                      <w:szCs w:val="18"/>
                      <w:lang w:val="en-IN"/>
                    </w:rPr>
                    <w:t>To add a new Tag, type Tag name into edit field. Hit the comma key to enter multiple tags. To remove a tag, click the ‘x’ next to the tag.</w:t>
                  </w:r>
                </w:p>
              </w:txbxContent>
            </v:textbox>
          </v:shape>
        </w:pict>
      </w:r>
      <w:r w:rsidR="00267109">
        <w:rPr>
          <w:noProof/>
        </w:rPr>
        <w:drawing>
          <wp:inline distT="0" distB="0" distL="0" distR="0">
            <wp:extent cx="5817069" cy="2606919"/>
            <wp:effectExtent l="38100" t="57150" r="107481" b="98181"/>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824478" cy="2610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00BA" w:rsidRDefault="005E56EA" w:rsidP="005E56EA">
      <w:pPr>
        <w:pStyle w:val="Caption"/>
      </w:pPr>
      <w:r>
        <w:t xml:space="preserve">                                                                                                 </w:t>
      </w:r>
      <w:bookmarkStart w:id="61" w:name="_Toc61982361"/>
      <w:r>
        <w:t xml:space="preserve">Figure </w:t>
      </w:r>
      <w:fldSimple w:instr=" SEQ Figure \* ARABIC ">
        <w:r>
          <w:rPr>
            <w:noProof/>
          </w:rPr>
          <w:t>13</w:t>
        </w:r>
      </w:fldSimple>
      <w:r>
        <w:t>: Adding Tags</w:t>
      </w:r>
      <w:bookmarkEnd w:id="61"/>
    </w:p>
    <w:p w:rsidR="00267109" w:rsidRDefault="008300BA" w:rsidP="008300BA">
      <w:pPr>
        <w:pStyle w:val="Caption"/>
      </w:pPr>
      <w:r>
        <w:t xml:space="preserve">                                                                                           </w:t>
      </w:r>
    </w:p>
    <w:p w:rsidR="00904DDC" w:rsidRDefault="00904DDC" w:rsidP="00904DDC">
      <w:pPr>
        <w:pStyle w:val="Heading1"/>
      </w:pPr>
      <w:bookmarkStart w:id="62" w:name="_Toc61982347"/>
      <w:r>
        <w:t>Appearance</w:t>
      </w:r>
      <w:bookmarkEnd w:id="62"/>
    </w:p>
    <w:p w:rsidR="00904DDC" w:rsidRDefault="00904DDC" w:rsidP="00904DDC">
      <w:r w:rsidRPr="00904DDC">
        <w:rPr>
          <w:rFonts w:ascii="Arial" w:hAnsi="Arial" w:cs="Arial"/>
        </w:rPr>
        <w:t>The various Appearance menus allow you to change how your site looks and behaves</w:t>
      </w:r>
      <w:r>
        <w:t>.</w:t>
      </w:r>
    </w:p>
    <w:p w:rsidR="00904DDC" w:rsidRDefault="00904DDC" w:rsidP="00904DDC">
      <w:pPr>
        <w:pStyle w:val="Heading2"/>
      </w:pPr>
      <w:bookmarkStart w:id="63" w:name="_Toc61982348"/>
      <w:r>
        <w:t>Selecting your Theme</w:t>
      </w:r>
      <w:bookmarkEnd w:id="63"/>
    </w:p>
    <w:p w:rsidR="00904DDC" w:rsidRDefault="00E767A6" w:rsidP="0074044A">
      <w:pPr>
        <w:rPr>
          <w:rFonts w:ascii="Arial" w:hAnsi="Arial" w:cs="Arial"/>
        </w:rPr>
      </w:pPr>
      <w:r w:rsidRPr="00E767A6">
        <w:rPr>
          <w:rFonts w:ascii="Arial" w:hAnsi="Arial" w:cs="Arial"/>
        </w:rPr>
        <w:t xml:space="preserve">The overall appearance of a </w:t>
      </w:r>
      <w:proofErr w:type="spellStart"/>
      <w:r w:rsidRPr="00E767A6">
        <w:rPr>
          <w:rFonts w:ascii="Arial" w:hAnsi="Arial" w:cs="Arial"/>
        </w:rPr>
        <w:t>WordPress</w:t>
      </w:r>
      <w:proofErr w:type="spellEnd"/>
      <w:r w:rsidRPr="00E767A6">
        <w:rPr>
          <w:rFonts w:ascii="Arial" w:hAnsi="Arial" w:cs="Arial"/>
        </w:rPr>
        <w:t xml:space="preserve"> site is controlled by the Theme.</w:t>
      </w:r>
      <w:r>
        <w:rPr>
          <w:rFonts w:ascii="Arial" w:hAnsi="Arial" w:cs="Arial"/>
        </w:rPr>
        <w:t xml:space="preserve"> </w:t>
      </w:r>
      <w:r w:rsidRPr="00E767A6">
        <w:rPr>
          <w:rFonts w:ascii="Arial" w:hAnsi="Arial" w:cs="Arial"/>
        </w:rPr>
        <w:t xml:space="preserve">Clicking on the </w:t>
      </w:r>
      <w:r w:rsidRPr="00E767A6">
        <w:rPr>
          <w:rFonts w:ascii="Arial" w:hAnsi="Arial" w:cs="Arial"/>
          <w:i/>
        </w:rPr>
        <w:t>Themes</w:t>
      </w:r>
      <w:r w:rsidRPr="00E767A6">
        <w:rPr>
          <w:rFonts w:ascii="Arial" w:hAnsi="Arial" w:cs="Arial"/>
        </w:rPr>
        <w:t xml:space="preserve"> menu option will </w:t>
      </w:r>
      <w:r>
        <w:rPr>
          <w:rFonts w:ascii="Arial" w:hAnsi="Arial" w:cs="Arial"/>
        </w:rPr>
        <w:t>land</w:t>
      </w:r>
      <w:r w:rsidRPr="00E767A6">
        <w:rPr>
          <w:rFonts w:ascii="Arial" w:hAnsi="Arial" w:cs="Arial"/>
        </w:rPr>
        <w:t xml:space="preserve"> you at the Themes screen.</w:t>
      </w:r>
      <w:r>
        <w:rPr>
          <w:rFonts w:ascii="Arial" w:hAnsi="Arial" w:cs="Arial"/>
        </w:rPr>
        <w:t xml:space="preserve"> </w:t>
      </w:r>
      <w:r w:rsidRPr="00E767A6">
        <w:rPr>
          <w:rFonts w:ascii="Arial" w:hAnsi="Arial" w:cs="Arial"/>
        </w:rPr>
        <w:t xml:space="preserve">The theme that is currently active is shown at the top </w:t>
      </w:r>
      <w:r>
        <w:rPr>
          <w:rFonts w:ascii="Arial" w:hAnsi="Arial" w:cs="Arial"/>
        </w:rPr>
        <w:t>bar</w:t>
      </w:r>
      <w:r w:rsidRPr="00E767A6">
        <w:rPr>
          <w:rFonts w:ascii="Arial" w:hAnsi="Arial" w:cs="Arial"/>
        </w:rPr>
        <w:t xml:space="preserve"> of the screen</w:t>
      </w:r>
      <w:r>
        <w:rPr>
          <w:rFonts w:ascii="Arial" w:hAnsi="Arial" w:cs="Arial"/>
        </w:rPr>
        <w:t xml:space="preserve"> above all themes</w:t>
      </w:r>
      <w:r w:rsidRPr="00E767A6">
        <w:rPr>
          <w:rFonts w:ascii="Arial" w:hAnsi="Arial" w:cs="Arial"/>
        </w:rPr>
        <w:t>.</w:t>
      </w:r>
      <w:r w:rsidR="0074044A" w:rsidRPr="0074044A">
        <w:t xml:space="preserve"> </w:t>
      </w:r>
      <w:r w:rsidR="0074044A" w:rsidRPr="0074044A">
        <w:rPr>
          <w:rFonts w:ascii="Arial" w:hAnsi="Arial" w:cs="Arial"/>
        </w:rPr>
        <w:t>The other</w:t>
      </w:r>
      <w:r w:rsidR="0074044A">
        <w:rPr>
          <w:rFonts w:ascii="Arial" w:hAnsi="Arial" w:cs="Arial"/>
        </w:rPr>
        <w:t xml:space="preserve"> </w:t>
      </w:r>
      <w:r w:rsidR="0074044A" w:rsidRPr="0074044A">
        <w:rPr>
          <w:rFonts w:ascii="Arial" w:hAnsi="Arial" w:cs="Arial"/>
        </w:rPr>
        <w:t>themes shown are ones that are installed, but not currently in use.</w:t>
      </w:r>
    </w:p>
    <w:p w:rsidR="0074044A" w:rsidRDefault="0074044A" w:rsidP="0074044A">
      <w:pPr>
        <w:rPr>
          <w:rFonts w:ascii="Arial" w:hAnsi="Arial" w:cs="Arial"/>
        </w:rPr>
      </w:pPr>
      <w:r>
        <w:rPr>
          <w:rFonts w:ascii="Arial" w:hAnsi="Arial" w:cs="Arial"/>
        </w:rPr>
        <w:t xml:space="preserve">To see Preview of </w:t>
      </w:r>
      <w:r w:rsidR="005B6DAF" w:rsidRPr="005B6DAF">
        <w:rPr>
          <w:rFonts w:ascii="Arial" w:hAnsi="Arial" w:cs="Arial"/>
        </w:rPr>
        <w:t>your site in another theme (that isn’t currently active),</w:t>
      </w:r>
      <w:r w:rsidR="005B6DAF">
        <w:rPr>
          <w:rFonts w:ascii="Arial" w:hAnsi="Arial" w:cs="Arial"/>
        </w:rPr>
        <w:t xml:space="preserve"> follow the steps:</w:t>
      </w:r>
    </w:p>
    <w:p w:rsidR="005B6DAF" w:rsidRDefault="005B6DAF" w:rsidP="005B6DAF">
      <w:pPr>
        <w:pStyle w:val="ListParagraph"/>
        <w:numPr>
          <w:ilvl w:val="0"/>
          <w:numId w:val="19"/>
        </w:numPr>
        <w:rPr>
          <w:rFonts w:ascii="Arial" w:hAnsi="Arial" w:cs="Arial"/>
        </w:rPr>
      </w:pPr>
      <w:r>
        <w:rPr>
          <w:rFonts w:ascii="Arial" w:hAnsi="Arial" w:cs="Arial"/>
        </w:rPr>
        <w:t>Click (</w:t>
      </w:r>
      <w:r>
        <w:rPr>
          <w:rFonts w:ascii="Arial" w:hAnsi="Arial" w:cs="Arial"/>
          <w:noProof/>
        </w:rPr>
        <w:drawing>
          <wp:inline distT="0" distB="0" distL="0" distR="0">
            <wp:extent cx="262303" cy="150080"/>
            <wp:effectExtent l="19050" t="0" r="4397"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85326" cy="163253"/>
                    </a:xfrm>
                    <a:prstGeom prst="rect">
                      <a:avLst/>
                    </a:prstGeom>
                    <a:noFill/>
                    <a:ln w="9525">
                      <a:noFill/>
                      <a:miter lim="800000"/>
                      <a:headEnd/>
                      <a:tailEnd/>
                    </a:ln>
                  </pic:spPr>
                </pic:pic>
              </a:graphicData>
            </a:graphic>
          </wp:inline>
        </w:drawing>
      </w:r>
      <w:r>
        <w:rPr>
          <w:rFonts w:ascii="Arial" w:hAnsi="Arial" w:cs="Arial"/>
        </w:rPr>
        <w:t xml:space="preserve">) </w:t>
      </w:r>
      <w:r w:rsidRPr="005B6DAF">
        <w:rPr>
          <w:rFonts w:ascii="Arial" w:hAnsi="Arial" w:cs="Arial"/>
        </w:rPr>
        <w:t>button associated with each theme.</w:t>
      </w:r>
    </w:p>
    <w:p w:rsidR="005B6DAF" w:rsidRDefault="005B6DAF" w:rsidP="005B6DAF">
      <w:pPr>
        <w:pStyle w:val="ListParagraph"/>
        <w:numPr>
          <w:ilvl w:val="0"/>
          <w:numId w:val="19"/>
        </w:numPr>
        <w:rPr>
          <w:rFonts w:ascii="Arial" w:hAnsi="Arial" w:cs="Arial"/>
        </w:rPr>
      </w:pPr>
      <w:r>
        <w:rPr>
          <w:rFonts w:ascii="Arial" w:hAnsi="Arial" w:cs="Arial"/>
        </w:rPr>
        <w:lastRenderedPageBreak/>
        <w:t xml:space="preserve">Click on </w:t>
      </w:r>
      <w:r w:rsidRPr="005B6DAF">
        <w:rPr>
          <w:rFonts w:ascii="Arial" w:hAnsi="Arial" w:cs="Arial"/>
          <w:i/>
        </w:rPr>
        <w:t>Live Demo</w:t>
      </w:r>
      <w:r>
        <w:rPr>
          <w:rFonts w:ascii="Arial" w:hAnsi="Arial" w:cs="Arial"/>
        </w:rPr>
        <w:t xml:space="preserve"> button to view the Preview of the site</w:t>
      </w:r>
    </w:p>
    <w:p w:rsidR="005B6DAF" w:rsidRDefault="005B6DAF" w:rsidP="005B6DAF">
      <w:pPr>
        <w:pStyle w:val="ListParagraph"/>
        <w:numPr>
          <w:ilvl w:val="0"/>
          <w:numId w:val="19"/>
        </w:numPr>
        <w:rPr>
          <w:rFonts w:ascii="Arial" w:hAnsi="Arial" w:cs="Arial"/>
        </w:rPr>
      </w:pPr>
      <w:r>
        <w:rPr>
          <w:rFonts w:ascii="Arial" w:hAnsi="Arial" w:cs="Arial"/>
        </w:rPr>
        <w:t xml:space="preserve">In Preview window, click on </w:t>
      </w:r>
      <w:r w:rsidRPr="005B6DAF">
        <w:rPr>
          <w:rFonts w:ascii="Arial" w:hAnsi="Arial" w:cs="Arial"/>
          <w:i/>
        </w:rPr>
        <w:t>Activate</w:t>
      </w:r>
      <w:r>
        <w:rPr>
          <w:rFonts w:ascii="Arial" w:hAnsi="Arial" w:cs="Arial"/>
        </w:rPr>
        <w:t xml:space="preserve"> button on top right corner of the window to activate the theme</w:t>
      </w:r>
    </w:p>
    <w:p w:rsidR="005B6DAF" w:rsidRPr="005B6DAF" w:rsidRDefault="003C665A" w:rsidP="003C665A">
      <w:pPr>
        <w:rPr>
          <w:rFonts w:ascii="Arial" w:hAnsi="Arial" w:cs="Arial"/>
        </w:rPr>
      </w:pPr>
      <w:r w:rsidRPr="003C665A">
        <w:rPr>
          <w:rFonts w:ascii="Arial" w:hAnsi="Arial" w:cs="Arial"/>
        </w:rPr>
        <w:t>To view more details about a particular theme,</w:t>
      </w:r>
      <w:r>
        <w:rPr>
          <w:rFonts w:ascii="Arial" w:hAnsi="Arial" w:cs="Arial"/>
        </w:rPr>
        <w:t xml:space="preserve"> hover </w:t>
      </w:r>
      <w:r w:rsidR="008A45C6">
        <w:rPr>
          <w:rFonts w:ascii="Arial" w:hAnsi="Arial" w:cs="Arial"/>
        </w:rPr>
        <w:t xml:space="preserve">the </w:t>
      </w:r>
      <w:r>
        <w:rPr>
          <w:rFonts w:ascii="Arial" w:hAnsi="Arial" w:cs="Arial"/>
        </w:rPr>
        <w:t xml:space="preserve">cursor over a theme </w:t>
      </w:r>
      <w:r w:rsidRPr="003C665A">
        <w:rPr>
          <w:rFonts w:ascii="Arial" w:hAnsi="Arial" w:cs="Arial"/>
        </w:rPr>
        <w:t xml:space="preserve">thumbnail image and click on </w:t>
      </w:r>
      <w:r w:rsidR="0095118D" w:rsidRPr="0095118D">
        <w:rPr>
          <w:rFonts w:ascii="Arial" w:hAnsi="Arial" w:cs="Arial"/>
          <w:i/>
        </w:rPr>
        <w:t>Info</w:t>
      </w:r>
      <w:r w:rsidRPr="003C665A">
        <w:rPr>
          <w:rFonts w:ascii="Arial" w:hAnsi="Arial" w:cs="Arial"/>
        </w:rPr>
        <w:t>. A</w:t>
      </w:r>
      <w:r w:rsidR="0095118D">
        <w:rPr>
          <w:rFonts w:ascii="Arial" w:hAnsi="Arial" w:cs="Arial"/>
        </w:rPr>
        <w:t xml:space="preserve"> pop-up window will appear that </w:t>
      </w:r>
      <w:r w:rsidRPr="003C665A">
        <w:rPr>
          <w:rFonts w:ascii="Arial" w:hAnsi="Arial" w:cs="Arial"/>
        </w:rPr>
        <w:t>displays a larger image along with the theme description and other details.</w:t>
      </w:r>
    </w:p>
    <w:p w:rsidR="008300BA" w:rsidRPr="008300BA" w:rsidRDefault="008300BA" w:rsidP="008300BA"/>
    <w:p w:rsidR="007A5408" w:rsidRDefault="007A5408" w:rsidP="00CA05D6">
      <w:pPr>
        <w:rPr>
          <w:rFonts w:ascii="Arial" w:hAnsi="Arial" w:cs="Arial"/>
        </w:rPr>
      </w:pPr>
    </w:p>
    <w:p w:rsidR="005E56EA" w:rsidRDefault="003141C0" w:rsidP="005E56EA">
      <w:pPr>
        <w:keepNext/>
      </w:pPr>
      <w:r w:rsidRPr="003141C0">
        <w:rPr>
          <w:rFonts w:ascii="Arial" w:hAnsi="Arial" w:cs="Arial"/>
          <w:noProof/>
        </w:rPr>
        <w:pict>
          <v:shape id="_x0000_s1047" type="#_x0000_t61" style="position:absolute;margin-left:153.7pt;margin-top:83.1pt;width:163.4pt;height:31.15pt;z-index:251671040" adj="21673,33561">
            <v:textbox>
              <w:txbxContent>
                <w:p w:rsidR="00B82264" w:rsidRPr="009756E5" w:rsidRDefault="00B82264">
                  <w:pPr>
                    <w:rPr>
                      <w:sz w:val="18"/>
                      <w:szCs w:val="18"/>
                      <w:lang w:val="en-IN"/>
                    </w:rPr>
                  </w:pPr>
                  <w:r w:rsidRPr="009756E5">
                    <w:rPr>
                      <w:sz w:val="18"/>
                      <w:szCs w:val="18"/>
                      <w:lang w:val="en-IN"/>
                    </w:rPr>
                    <w:t>You can select options to Preview, activate or see the details of the theme</w:t>
                  </w:r>
                </w:p>
              </w:txbxContent>
            </v:textbox>
          </v:shape>
        </w:pict>
      </w:r>
      <w:r w:rsidRPr="003141C0">
        <w:rPr>
          <w:rFonts w:ascii="Arial" w:hAnsi="Arial" w:cs="Arial"/>
          <w:noProof/>
        </w:rPr>
        <w:pict>
          <v:shapetype id="_x0000_t202" coordsize="21600,21600" o:spt="202" path="m,l,21600r21600,l21600,xe">
            <v:stroke joinstyle="miter"/>
            <v:path gradientshapeok="t" o:connecttype="rect"/>
          </v:shapetype>
          <v:shape id="_x0000_s1046" type="#_x0000_t202" style="position:absolute;margin-left:213.9pt;margin-top:56.75pt;width:117.7pt;height:20.8pt;z-index:251670016">
            <v:textbox>
              <w:txbxContent>
                <w:p w:rsidR="00B82264" w:rsidRPr="009756E5" w:rsidRDefault="00B82264">
                  <w:pPr>
                    <w:rPr>
                      <w:sz w:val="18"/>
                      <w:szCs w:val="18"/>
                      <w:lang w:val="en-IN"/>
                    </w:rPr>
                  </w:pPr>
                  <w:r w:rsidRPr="009756E5">
                    <w:rPr>
                      <w:sz w:val="18"/>
                      <w:szCs w:val="18"/>
                      <w:lang w:val="en-IN"/>
                    </w:rPr>
                    <w:t>Currently active theme</w:t>
                  </w:r>
                </w:p>
              </w:txbxContent>
            </v:textbox>
          </v:shape>
        </w:pict>
      </w:r>
      <w:r w:rsidRPr="003141C0">
        <w:rPr>
          <w:rFonts w:ascii="Arial" w:hAnsi="Arial" w:cs="Arial"/>
          <w:noProof/>
        </w:rPr>
        <w:pict>
          <v:shapetype id="_x0000_t32" coordsize="21600,21600" o:spt="32" o:oned="t" path="m,l21600,21600e" filled="f">
            <v:path arrowok="t" fillok="f" o:connecttype="none"/>
            <o:lock v:ext="edit" shapetype="t"/>
          </v:shapetype>
          <v:shape id="_x0000_s1045" type="#_x0000_t32" style="position:absolute;margin-left:176.55pt;margin-top:65.75pt;width:31.15pt;height:4.9pt;flip:x;z-index:251668992" o:connectortype="straight">
            <v:stroke endarrow="block"/>
          </v:shape>
        </w:pict>
      </w:r>
      <w:r w:rsidR="009756E5">
        <w:rPr>
          <w:rFonts w:ascii="Arial" w:hAnsi="Arial" w:cs="Arial"/>
          <w:noProof/>
        </w:rPr>
        <w:drawing>
          <wp:inline distT="0" distB="0" distL="0" distR="0">
            <wp:extent cx="6026784" cy="3134458"/>
            <wp:effectExtent l="38100" t="57150" r="107316" b="104042"/>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025280" cy="3133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56E5" w:rsidRDefault="005E56EA" w:rsidP="005E56EA">
      <w:pPr>
        <w:pStyle w:val="Caption"/>
      </w:pPr>
      <w:r>
        <w:t xml:space="preserve">                                                                                                 </w:t>
      </w:r>
      <w:bookmarkStart w:id="64" w:name="_Toc61982362"/>
      <w:r>
        <w:t xml:space="preserve">Figure </w:t>
      </w:r>
      <w:fldSimple w:instr=" SEQ Figure \* ARABIC ">
        <w:r>
          <w:rPr>
            <w:noProof/>
          </w:rPr>
          <w:t>14</w:t>
        </w:r>
      </w:fldSimple>
      <w:r>
        <w:t>: Selection of Theme</w:t>
      </w:r>
      <w:bookmarkEnd w:id="64"/>
    </w:p>
    <w:p w:rsidR="002A6EE7" w:rsidRPr="00CA05D6" w:rsidRDefault="009756E5" w:rsidP="009756E5">
      <w:pPr>
        <w:pStyle w:val="Caption"/>
        <w:rPr>
          <w:rFonts w:ascii="Arial" w:hAnsi="Arial" w:cs="Arial"/>
        </w:rPr>
      </w:pPr>
      <w:r>
        <w:t xml:space="preserve">                                                                                                 </w:t>
      </w:r>
    </w:p>
    <w:p w:rsidR="00B81C74" w:rsidRPr="00B81C74" w:rsidRDefault="00B81C74" w:rsidP="00B81C74"/>
    <w:p w:rsidR="00B22E00" w:rsidRDefault="00B22E00" w:rsidP="00B55BBD">
      <w:pPr>
        <w:rPr>
          <w:rFonts w:ascii="Arial" w:hAnsi="Arial" w:cs="Arial"/>
        </w:rPr>
      </w:pPr>
    </w:p>
    <w:p w:rsidR="002E15B2" w:rsidRPr="00D31C93" w:rsidRDefault="008A2EE0" w:rsidP="00B55BBD">
      <w:pPr>
        <w:rPr>
          <w:rFonts w:ascii="Arial" w:hAnsi="Arial" w:cs="Arial"/>
        </w:rPr>
      </w:pPr>
      <w:r w:rsidRPr="008A2EE0">
        <w:rPr>
          <w:rFonts w:ascii="Arial" w:hAnsi="Arial" w:cs="Arial"/>
        </w:rPr>
        <w:t>.</w:t>
      </w:r>
    </w:p>
    <w:p w:rsidR="00B55BBD" w:rsidRPr="00B55BBD" w:rsidRDefault="00B55BBD" w:rsidP="00B55BBD"/>
    <w:p w:rsidR="00B55BBD" w:rsidRPr="00B55BBD" w:rsidRDefault="00B55BBD" w:rsidP="00B55BBD">
      <w:pPr>
        <w:pStyle w:val="Heading2"/>
      </w:pPr>
    </w:p>
    <w:p w:rsidR="002F1366" w:rsidRPr="002F1366" w:rsidRDefault="002F1366" w:rsidP="002F1366"/>
    <w:p w:rsidR="00BA2A5C" w:rsidRDefault="00BA2A5C" w:rsidP="00BA2A5C">
      <w:pPr>
        <w:tabs>
          <w:tab w:val="left" w:pos="820"/>
        </w:tabs>
        <w:rPr>
          <w:rFonts w:ascii="Arial" w:hAnsi="Arial" w:cs="Arial"/>
          <w:b/>
          <w:color w:val="FFFFFF" w:themeColor="background1"/>
          <w:sz w:val="52"/>
          <w:szCs w:val="52"/>
        </w:rPr>
      </w:pPr>
    </w:p>
    <w:p w:rsidR="00BA2A5C" w:rsidRPr="00BA2A5C" w:rsidRDefault="00BA2A5C" w:rsidP="00BA2A5C">
      <w:pPr>
        <w:tabs>
          <w:tab w:val="left" w:pos="820"/>
        </w:tabs>
        <w:rPr>
          <w:rFonts w:ascii="Arial" w:hAnsi="Arial" w:cs="Arial"/>
          <w:color w:val="FFFFFF" w:themeColor="background1"/>
          <w:sz w:val="24"/>
          <w:szCs w:val="24"/>
        </w:rPr>
      </w:pPr>
    </w:p>
    <w:p w:rsidR="00BA2A5C" w:rsidRPr="0003786D" w:rsidRDefault="00BA2A5C" w:rsidP="0003786D"/>
    <w:sectPr w:rsidR="00BA2A5C" w:rsidRPr="0003786D" w:rsidSect="00F454B7">
      <w:headerReference w:type="even" r:id="rId39"/>
      <w:headerReference w:type="default" r:id="rId40"/>
      <w:footerReference w:type="default" r:id="rId41"/>
      <w:headerReference w:type="first" r:id="rId42"/>
      <w:pgSz w:w="12240" w:h="15840"/>
      <w:pgMar w:top="1440" w:right="1440" w:bottom="1440" w:left="1440" w:header="1077" w:footer="107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17E2" w:rsidRDefault="001F17E2" w:rsidP="00F96B99">
      <w:pPr>
        <w:spacing w:after="0" w:line="240" w:lineRule="auto"/>
      </w:pPr>
      <w:r>
        <w:separator/>
      </w:r>
    </w:p>
  </w:endnote>
  <w:endnote w:type="continuationSeparator" w:id="0">
    <w:p w:rsidR="001F17E2" w:rsidRDefault="001F17E2" w:rsidP="00F96B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B82264">
      <w:trPr>
        <w:ins w:id="83" w:author="Windows User" w:date="2021-01-19T10:36:00Z"/>
      </w:trPr>
      <w:tc>
        <w:tcPr>
          <w:tcW w:w="918" w:type="dxa"/>
        </w:tcPr>
        <w:p w:rsidR="00B82264" w:rsidRDefault="003141C0">
          <w:pPr>
            <w:pStyle w:val="Footer"/>
            <w:jc w:val="right"/>
            <w:rPr>
              <w:ins w:id="84" w:author="Windows User" w:date="2021-01-19T10:36:00Z"/>
              <w:b/>
              <w:color w:val="4F81BD" w:themeColor="accent1"/>
              <w:sz w:val="32"/>
              <w:szCs w:val="32"/>
            </w:rPr>
          </w:pPr>
          <w:ins w:id="85" w:author="Windows User" w:date="2021-01-19T10:36:00Z">
            <w:r>
              <w:fldChar w:fldCharType="begin"/>
            </w:r>
            <w:r w:rsidR="00B82264">
              <w:instrText xml:space="preserve"> PAGE   \* MERGEFORMAT </w:instrText>
            </w:r>
            <w:r>
              <w:fldChar w:fldCharType="separate"/>
            </w:r>
          </w:ins>
          <w:r w:rsidR="002830D2" w:rsidRPr="002830D2">
            <w:rPr>
              <w:b/>
              <w:noProof/>
              <w:color w:val="4F81BD" w:themeColor="accent1"/>
              <w:sz w:val="32"/>
              <w:szCs w:val="32"/>
            </w:rPr>
            <w:t>5</w:t>
          </w:r>
          <w:ins w:id="86" w:author="Windows User" w:date="2021-01-19T10:36:00Z">
            <w:r>
              <w:fldChar w:fldCharType="end"/>
            </w:r>
          </w:ins>
        </w:p>
      </w:tc>
      <w:tc>
        <w:tcPr>
          <w:tcW w:w="7938" w:type="dxa"/>
        </w:tcPr>
        <w:p w:rsidR="00B82264" w:rsidRDefault="00B82264">
          <w:pPr>
            <w:pStyle w:val="Footer"/>
            <w:rPr>
              <w:ins w:id="87" w:author="Windows User" w:date="2021-01-19T10:36:00Z"/>
            </w:rPr>
          </w:pPr>
        </w:p>
      </w:tc>
    </w:tr>
  </w:tbl>
  <w:p w:rsidR="00B82264" w:rsidRDefault="00B822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17E2" w:rsidRDefault="001F17E2" w:rsidP="00F96B99">
      <w:pPr>
        <w:spacing w:after="0" w:line="240" w:lineRule="auto"/>
      </w:pPr>
      <w:r>
        <w:separator/>
      </w:r>
    </w:p>
  </w:footnote>
  <w:footnote w:type="continuationSeparator" w:id="0">
    <w:p w:rsidR="001F17E2" w:rsidRDefault="001F17E2" w:rsidP="00F96B9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B82264">
      <w:trPr>
        <w:trHeight w:val="288"/>
        <w:ins w:id="65" w:author="Windows User" w:date="2021-01-19T11:04:00Z"/>
      </w:trPr>
      <w:customXmlInsRangeStart w:id="66" w:author="Windows User" w:date="2021-01-19T11:04:00Z"/>
      <w:sdt>
        <w:sdtPr>
          <w:rPr>
            <w:rFonts w:asciiTheme="majorHAnsi" w:eastAsiaTheme="majorEastAsia" w:hAnsiTheme="majorHAnsi" w:cstheme="majorBidi"/>
            <w:sz w:val="36"/>
            <w:szCs w:val="36"/>
          </w:rPr>
          <w:alias w:val="Title"/>
          <w:id w:val="48539239"/>
          <w:dataBinding w:prefixMappings="xmlns:ns0='http://schemas.openxmlformats.org/package/2006/metadata/core-properties' xmlns:ns1='http://purl.org/dc/elements/1.1/'" w:xpath="/ns0:coreProperties[1]/ns1:title[1]" w:storeItemID="{6C3C8BC8-F283-45AE-878A-BAB7291924A1}"/>
          <w:text/>
        </w:sdtPr>
        <w:sdtContent>
          <w:customXmlInsRangeEnd w:id="66"/>
          <w:tc>
            <w:tcPr>
              <w:tcW w:w="7765" w:type="dxa"/>
            </w:tcPr>
            <w:p w:rsidR="00B82264" w:rsidRDefault="00B82264">
              <w:pPr>
                <w:pStyle w:val="Header"/>
                <w:jc w:val="right"/>
                <w:rPr>
                  <w:ins w:id="67" w:author="Windows User" w:date="2021-01-19T11:04:00Z"/>
                  <w:rFonts w:asciiTheme="majorHAnsi" w:eastAsiaTheme="majorEastAsia" w:hAnsiTheme="majorHAnsi" w:cstheme="majorBidi"/>
                  <w:sz w:val="36"/>
                  <w:szCs w:val="36"/>
                </w:rPr>
              </w:pPr>
              <w:proofErr w:type="spellStart"/>
              <w:ins w:id="68" w:author="Windows User" w:date="2021-01-19T11:04:00Z">
                <w:r>
                  <w:rPr>
                    <w:rFonts w:asciiTheme="majorHAnsi" w:eastAsiaTheme="majorEastAsia" w:hAnsiTheme="majorHAnsi" w:cstheme="majorBidi"/>
                    <w:sz w:val="36"/>
                    <w:szCs w:val="36"/>
                    <w:lang w:val="en-IN"/>
                  </w:rPr>
                  <w:t>WordPress</w:t>
                </w:r>
                <w:proofErr w:type="spellEnd"/>
                <w:r>
                  <w:rPr>
                    <w:rFonts w:asciiTheme="majorHAnsi" w:eastAsiaTheme="majorEastAsia" w:hAnsiTheme="majorHAnsi" w:cstheme="majorBidi"/>
                    <w:sz w:val="36"/>
                    <w:szCs w:val="36"/>
                    <w:lang w:val="en-IN"/>
                  </w:rPr>
                  <w:t>- User Guide</w:t>
                </w:r>
              </w:ins>
            </w:p>
          </w:tc>
          <w:customXmlInsRangeStart w:id="69" w:author="Windows User" w:date="2021-01-19T11:04:00Z"/>
        </w:sdtContent>
      </w:sdt>
      <w:customXmlInsRangeEnd w:id="69"/>
      <w:customXmlInsRangeStart w:id="70" w:author="Windows User" w:date="2021-01-19T11:04:00Z"/>
      <w:sdt>
        <w:sdtPr>
          <w:rPr>
            <w:rFonts w:asciiTheme="majorHAnsi" w:eastAsiaTheme="majorEastAsia" w:hAnsiTheme="majorHAnsi" w:cstheme="majorBidi"/>
            <w:b/>
            <w:bCs/>
            <w:color w:val="4F81BD" w:themeColor="accent1"/>
            <w:sz w:val="36"/>
            <w:szCs w:val="36"/>
          </w:rPr>
          <w:alias w:val="Year"/>
          <w:id w:val="48539240"/>
          <w:dataBinding w:prefixMappings="xmlns:ns0='http://schemas.microsoft.com/office/2006/coverPageProps'" w:xpath="/ns0:CoverPageProperties[1]/ns0:PublishDate[1]" w:storeItemID="{55AF091B-3C7A-41E3-B477-F2FDAA23CFDA}"/>
          <w:date w:fullDate="2020-12-19T00:00:00Z">
            <w:dateFormat w:val="yyyy"/>
            <w:lid w:val="en-US"/>
            <w:storeMappedDataAs w:val="dateTime"/>
            <w:calendar w:val="gregorian"/>
          </w:date>
        </w:sdtPr>
        <w:sdtContent>
          <w:customXmlInsRangeEnd w:id="70"/>
          <w:tc>
            <w:tcPr>
              <w:tcW w:w="1105" w:type="dxa"/>
            </w:tcPr>
            <w:p w:rsidR="00B82264" w:rsidRDefault="00B82264">
              <w:pPr>
                <w:pStyle w:val="Header"/>
                <w:rPr>
                  <w:ins w:id="71" w:author="Windows User" w:date="2021-01-19T11:04:00Z"/>
                  <w:rFonts w:asciiTheme="majorHAnsi" w:eastAsiaTheme="majorEastAsia" w:hAnsiTheme="majorHAnsi" w:cstheme="majorBidi"/>
                  <w:b/>
                  <w:bCs/>
                  <w:color w:val="4F81BD" w:themeColor="accent1"/>
                  <w:sz w:val="36"/>
                  <w:szCs w:val="36"/>
                </w:rPr>
              </w:pPr>
              <w:ins w:id="72" w:author="Windows User" w:date="2021-01-19T11:04:00Z">
                <w:r>
                  <w:rPr>
                    <w:rFonts w:asciiTheme="majorHAnsi" w:eastAsiaTheme="majorEastAsia" w:hAnsiTheme="majorHAnsi" w:cstheme="majorBidi"/>
                    <w:b/>
                    <w:bCs/>
                    <w:color w:val="4F81BD" w:themeColor="accent1"/>
                    <w:sz w:val="36"/>
                    <w:szCs w:val="36"/>
                  </w:rPr>
                  <w:t>2020</w:t>
                </w:r>
              </w:ins>
            </w:p>
          </w:tc>
          <w:customXmlInsRangeStart w:id="73" w:author="Windows User" w:date="2021-01-19T11:04:00Z"/>
        </w:sdtContent>
      </w:sdt>
      <w:customXmlInsRangeEnd w:id="73"/>
    </w:tr>
  </w:tbl>
  <w:p w:rsidR="00B82264" w:rsidRDefault="00B8226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B82264">
      <w:trPr>
        <w:trHeight w:val="288"/>
        <w:ins w:id="74" w:author="Windows User" w:date="2021-01-19T11:05:00Z"/>
      </w:trPr>
      <w:customXmlInsRangeStart w:id="75" w:author="Windows User" w:date="2021-01-19T11:05:00Z"/>
      <w:sdt>
        <w:sdtPr>
          <w:rPr>
            <w:rFonts w:asciiTheme="majorHAnsi" w:eastAsiaTheme="majorEastAsia" w:hAnsiTheme="majorHAnsi" w:cstheme="majorBidi"/>
            <w:color w:val="B8CCE4" w:themeColor="accent1" w:themeTint="66"/>
            <w:sz w:val="36"/>
            <w:szCs w:val="36"/>
          </w:rPr>
          <w:alias w:val="Title"/>
          <w:id w:val="48539241"/>
          <w:dataBinding w:prefixMappings="xmlns:ns0='http://schemas.openxmlformats.org/package/2006/metadata/core-properties' xmlns:ns1='http://purl.org/dc/elements/1.1/'" w:xpath="/ns0:coreProperties[1]/ns1:title[1]" w:storeItemID="{6C3C8BC8-F283-45AE-878A-BAB7291924A1}"/>
          <w:text/>
        </w:sdtPr>
        <w:sdtContent>
          <w:customXmlInsRangeEnd w:id="75"/>
          <w:tc>
            <w:tcPr>
              <w:tcW w:w="7765" w:type="dxa"/>
            </w:tcPr>
            <w:p w:rsidR="00B82264" w:rsidRDefault="00B82264">
              <w:pPr>
                <w:pStyle w:val="Header"/>
                <w:jc w:val="right"/>
                <w:rPr>
                  <w:ins w:id="76" w:author="Windows User" w:date="2021-01-19T11:05:00Z"/>
                  <w:rFonts w:asciiTheme="majorHAnsi" w:eastAsiaTheme="majorEastAsia" w:hAnsiTheme="majorHAnsi" w:cstheme="majorBidi"/>
                  <w:sz w:val="36"/>
                  <w:szCs w:val="36"/>
                </w:rPr>
              </w:pPr>
              <w:proofErr w:type="spellStart"/>
              <w:ins w:id="77" w:author="Windows User" w:date="2021-01-19T11:05:00Z">
                <w:r w:rsidRPr="00CB13EC">
                  <w:rPr>
                    <w:rFonts w:asciiTheme="majorHAnsi" w:eastAsiaTheme="majorEastAsia" w:hAnsiTheme="majorHAnsi" w:cstheme="majorBidi"/>
                    <w:color w:val="B8CCE4" w:themeColor="accent1" w:themeTint="66"/>
                    <w:sz w:val="36"/>
                    <w:szCs w:val="36"/>
                    <w:lang w:val="en-IN"/>
                  </w:rPr>
                  <w:t>WordPress</w:t>
                </w:r>
                <w:proofErr w:type="spellEnd"/>
                <w:r w:rsidRPr="00CB13EC">
                  <w:rPr>
                    <w:rFonts w:asciiTheme="majorHAnsi" w:eastAsiaTheme="majorEastAsia" w:hAnsiTheme="majorHAnsi" w:cstheme="majorBidi"/>
                    <w:color w:val="B8CCE4" w:themeColor="accent1" w:themeTint="66"/>
                    <w:sz w:val="36"/>
                    <w:szCs w:val="36"/>
                    <w:lang w:val="en-IN"/>
                  </w:rPr>
                  <w:t>- User Guide</w:t>
                </w:r>
              </w:ins>
            </w:p>
          </w:tc>
          <w:customXmlInsRangeStart w:id="78" w:author="Windows User" w:date="2021-01-19T11:05:00Z"/>
        </w:sdtContent>
      </w:sdt>
      <w:customXmlInsRangeEnd w:id="78"/>
      <w:customXmlInsRangeStart w:id="79" w:author="Windows User" w:date="2021-01-19T11:05:00Z"/>
      <w:sdt>
        <w:sdtPr>
          <w:rPr>
            <w:rFonts w:asciiTheme="majorHAnsi" w:eastAsiaTheme="majorEastAsia" w:hAnsiTheme="majorHAnsi" w:cstheme="majorBidi"/>
            <w:b/>
            <w:bCs/>
            <w:color w:val="4F81BD" w:themeColor="accent1"/>
            <w:sz w:val="36"/>
            <w:szCs w:val="36"/>
          </w:rPr>
          <w:alias w:val="Year"/>
          <w:id w:val="48539242"/>
          <w:dataBinding w:prefixMappings="xmlns:ns0='http://schemas.microsoft.com/office/2006/coverPageProps'" w:xpath="/ns0:CoverPageProperties[1]/ns0:PublishDate[1]" w:storeItemID="{55AF091B-3C7A-41E3-B477-F2FDAA23CFDA}"/>
          <w:date w:fullDate="2020-12-19T00:00:00Z">
            <w:dateFormat w:val="yyyy"/>
            <w:lid w:val="en-US"/>
            <w:storeMappedDataAs w:val="dateTime"/>
            <w:calendar w:val="gregorian"/>
          </w:date>
        </w:sdtPr>
        <w:sdtContent>
          <w:customXmlInsRangeEnd w:id="79"/>
          <w:tc>
            <w:tcPr>
              <w:tcW w:w="1105" w:type="dxa"/>
            </w:tcPr>
            <w:p w:rsidR="00B82264" w:rsidRDefault="00B82264">
              <w:pPr>
                <w:pStyle w:val="Header"/>
                <w:rPr>
                  <w:ins w:id="80" w:author="Windows User" w:date="2021-01-19T11:05:00Z"/>
                  <w:rFonts w:asciiTheme="majorHAnsi" w:eastAsiaTheme="majorEastAsia" w:hAnsiTheme="majorHAnsi" w:cstheme="majorBidi"/>
                  <w:b/>
                  <w:bCs/>
                  <w:color w:val="4F81BD" w:themeColor="accent1"/>
                  <w:sz w:val="36"/>
                  <w:szCs w:val="36"/>
                </w:rPr>
              </w:pPr>
              <w:ins w:id="81" w:author="Windows User" w:date="2021-01-19T11:05:00Z">
                <w:r>
                  <w:rPr>
                    <w:rFonts w:asciiTheme="majorHAnsi" w:eastAsiaTheme="majorEastAsia" w:hAnsiTheme="majorHAnsi" w:cstheme="majorBidi"/>
                    <w:b/>
                    <w:bCs/>
                    <w:color w:val="4F81BD" w:themeColor="accent1"/>
                    <w:sz w:val="36"/>
                    <w:szCs w:val="36"/>
                  </w:rPr>
                  <w:t>2020</w:t>
                </w:r>
              </w:ins>
            </w:p>
          </w:tc>
          <w:customXmlInsRangeStart w:id="82" w:author="Windows User" w:date="2021-01-19T11:05:00Z"/>
        </w:sdtContent>
      </w:sdt>
      <w:customXmlInsRangeEnd w:id="82"/>
    </w:tr>
  </w:tbl>
  <w:p w:rsidR="00B82264" w:rsidRDefault="00B8226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B82264">
      <w:trPr>
        <w:trHeight w:val="288"/>
        <w:ins w:id="88" w:author="Windows User" w:date="2021-01-19T10:35:00Z"/>
      </w:trPr>
      <w:customXmlInsRangeStart w:id="89" w:author="Windows User" w:date="2021-01-19T10:35:00Z"/>
      <w:sdt>
        <w:sdtPr>
          <w:rPr>
            <w:rFonts w:asciiTheme="majorHAnsi" w:eastAsiaTheme="majorEastAsia" w:hAnsiTheme="majorHAnsi" w:cstheme="majorBidi"/>
            <w:color w:val="B8CCE4" w:themeColor="accent1" w:themeTint="66"/>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customXmlInsRangeEnd w:id="89"/>
          <w:tc>
            <w:tcPr>
              <w:tcW w:w="7765" w:type="dxa"/>
            </w:tcPr>
            <w:p w:rsidR="00B82264" w:rsidRPr="00CB13EC" w:rsidRDefault="00B82264">
              <w:pPr>
                <w:pStyle w:val="Header"/>
                <w:jc w:val="right"/>
                <w:rPr>
                  <w:ins w:id="90" w:author="Windows User" w:date="2021-01-19T10:35:00Z"/>
                  <w:rFonts w:asciiTheme="majorHAnsi" w:eastAsiaTheme="majorEastAsia" w:hAnsiTheme="majorHAnsi" w:cstheme="majorBidi"/>
                  <w:color w:val="B8CCE4" w:themeColor="accent1" w:themeTint="66"/>
                  <w:sz w:val="36"/>
                  <w:szCs w:val="36"/>
                </w:rPr>
              </w:pPr>
              <w:proofErr w:type="spellStart"/>
              <w:ins w:id="91" w:author="Windows User" w:date="2021-01-19T10:35:00Z">
                <w:r w:rsidRPr="00CB13EC">
                  <w:rPr>
                    <w:rFonts w:asciiTheme="majorHAnsi" w:eastAsiaTheme="majorEastAsia" w:hAnsiTheme="majorHAnsi" w:cstheme="majorBidi"/>
                    <w:color w:val="B8CCE4" w:themeColor="accent1" w:themeTint="66"/>
                    <w:sz w:val="36"/>
                    <w:szCs w:val="36"/>
                    <w:lang w:val="en-IN"/>
                  </w:rPr>
                  <w:t>WordPress</w:t>
                </w:r>
                <w:proofErr w:type="spellEnd"/>
                <w:r w:rsidRPr="00CB13EC">
                  <w:rPr>
                    <w:rFonts w:asciiTheme="majorHAnsi" w:eastAsiaTheme="majorEastAsia" w:hAnsiTheme="majorHAnsi" w:cstheme="majorBidi"/>
                    <w:color w:val="B8CCE4" w:themeColor="accent1" w:themeTint="66"/>
                    <w:sz w:val="36"/>
                    <w:szCs w:val="36"/>
                    <w:lang w:val="en-IN"/>
                  </w:rPr>
                  <w:t>- User Guide</w:t>
                </w:r>
              </w:ins>
            </w:p>
          </w:tc>
          <w:customXmlInsRangeStart w:id="92" w:author="Windows User" w:date="2021-01-19T10:35:00Z"/>
        </w:sdtContent>
      </w:sdt>
      <w:customXmlInsRangeEnd w:id="92"/>
      <w:customXmlInsRangeStart w:id="93" w:author="Windows User" w:date="2021-01-19T10:35:00Z"/>
      <w:sdt>
        <w:sdtPr>
          <w:rPr>
            <w:rFonts w:asciiTheme="majorHAnsi" w:eastAsiaTheme="majorEastAsia" w:hAnsiTheme="majorHAnsi" w:cstheme="majorBidi"/>
            <w:b/>
            <w:bCs/>
            <w:color w:val="B8CCE4" w:themeColor="accent1" w:themeTint="66"/>
            <w:sz w:val="36"/>
            <w:szCs w:val="36"/>
          </w:rPr>
          <w:alias w:val="Year"/>
          <w:id w:val="77761609"/>
          <w:dataBinding w:prefixMappings="xmlns:ns0='http://schemas.microsoft.com/office/2006/coverPageProps'" w:xpath="/ns0:CoverPageProperties[1]/ns0:PublishDate[1]" w:storeItemID="{55AF091B-3C7A-41E3-B477-F2FDAA23CFDA}"/>
          <w:date w:fullDate="2020-12-19T00:00:00Z">
            <w:dateFormat w:val="yyyy"/>
            <w:lid w:val="en-US"/>
            <w:storeMappedDataAs w:val="dateTime"/>
            <w:calendar w:val="gregorian"/>
          </w:date>
        </w:sdtPr>
        <w:sdtContent>
          <w:customXmlInsRangeEnd w:id="93"/>
          <w:tc>
            <w:tcPr>
              <w:tcW w:w="1105" w:type="dxa"/>
            </w:tcPr>
            <w:p w:rsidR="00B82264" w:rsidRPr="00CB13EC" w:rsidRDefault="00B82264">
              <w:pPr>
                <w:pStyle w:val="Header"/>
                <w:rPr>
                  <w:ins w:id="94" w:author="Windows User" w:date="2021-01-19T10:35:00Z"/>
                  <w:rFonts w:asciiTheme="majorHAnsi" w:eastAsiaTheme="majorEastAsia" w:hAnsiTheme="majorHAnsi" w:cstheme="majorBidi"/>
                  <w:b/>
                  <w:bCs/>
                  <w:color w:val="B8CCE4" w:themeColor="accent1" w:themeTint="66"/>
                  <w:sz w:val="36"/>
                  <w:szCs w:val="36"/>
                </w:rPr>
              </w:pPr>
              <w:ins w:id="95" w:author="Windows User" w:date="2021-01-19T10:35:00Z">
                <w:r w:rsidRPr="00CB13EC">
                  <w:rPr>
                    <w:rFonts w:asciiTheme="majorHAnsi" w:eastAsiaTheme="majorEastAsia" w:hAnsiTheme="majorHAnsi" w:cstheme="majorBidi"/>
                    <w:b/>
                    <w:bCs/>
                    <w:color w:val="B8CCE4" w:themeColor="accent1" w:themeTint="66"/>
                    <w:sz w:val="36"/>
                    <w:szCs w:val="36"/>
                  </w:rPr>
                  <w:t>2020</w:t>
                </w:r>
              </w:ins>
            </w:p>
          </w:tc>
          <w:customXmlInsRangeStart w:id="96" w:author="Windows User" w:date="2021-01-19T10:35:00Z"/>
        </w:sdtContent>
      </w:sdt>
      <w:customXmlInsRangeEnd w:id="96"/>
    </w:tr>
  </w:tbl>
  <w:p w:rsidR="00B82264" w:rsidRDefault="00B8226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E7FA7"/>
    <w:multiLevelType w:val="hybridMultilevel"/>
    <w:tmpl w:val="DB24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A0CCE"/>
    <w:multiLevelType w:val="hybridMultilevel"/>
    <w:tmpl w:val="C1764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861A8C"/>
    <w:multiLevelType w:val="hybridMultilevel"/>
    <w:tmpl w:val="68A87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E7038B"/>
    <w:multiLevelType w:val="hybridMultilevel"/>
    <w:tmpl w:val="1780F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EB1D23"/>
    <w:multiLevelType w:val="hybridMultilevel"/>
    <w:tmpl w:val="442E2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A27E64"/>
    <w:multiLevelType w:val="multilevel"/>
    <w:tmpl w:val="1F4C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0AA22C6"/>
    <w:multiLevelType w:val="hybridMultilevel"/>
    <w:tmpl w:val="7BE0E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2D3534"/>
    <w:multiLevelType w:val="hybridMultilevel"/>
    <w:tmpl w:val="7DD24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BB1C42"/>
    <w:multiLevelType w:val="hybridMultilevel"/>
    <w:tmpl w:val="AF3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651FA9"/>
    <w:multiLevelType w:val="hybridMultilevel"/>
    <w:tmpl w:val="990E3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2D7B73"/>
    <w:multiLevelType w:val="hybridMultilevel"/>
    <w:tmpl w:val="852ED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31135"/>
    <w:multiLevelType w:val="hybridMultilevel"/>
    <w:tmpl w:val="E6A4C56A"/>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12">
    <w:nsid w:val="4B3D21AD"/>
    <w:multiLevelType w:val="hybridMultilevel"/>
    <w:tmpl w:val="2606182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54D70B55"/>
    <w:multiLevelType w:val="hybridMultilevel"/>
    <w:tmpl w:val="DC0A0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3B6566"/>
    <w:multiLevelType w:val="multilevel"/>
    <w:tmpl w:val="A308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9C2637"/>
    <w:multiLevelType w:val="hybridMultilevel"/>
    <w:tmpl w:val="77BE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990E20"/>
    <w:multiLevelType w:val="hybridMultilevel"/>
    <w:tmpl w:val="2FE86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4E787D"/>
    <w:multiLevelType w:val="multilevel"/>
    <w:tmpl w:val="6A4C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B2718B0"/>
    <w:multiLevelType w:val="hybridMultilevel"/>
    <w:tmpl w:val="79E00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6"/>
  </w:num>
  <w:num w:numId="5">
    <w:abstractNumId w:val="16"/>
  </w:num>
  <w:num w:numId="6">
    <w:abstractNumId w:val="1"/>
  </w:num>
  <w:num w:numId="7">
    <w:abstractNumId w:val="4"/>
  </w:num>
  <w:num w:numId="8">
    <w:abstractNumId w:val="2"/>
  </w:num>
  <w:num w:numId="9">
    <w:abstractNumId w:val="3"/>
  </w:num>
  <w:num w:numId="10">
    <w:abstractNumId w:val="17"/>
  </w:num>
  <w:num w:numId="11">
    <w:abstractNumId w:val="14"/>
  </w:num>
  <w:num w:numId="12">
    <w:abstractNumId w:val="5"/>
  </w:num>
  <w:num w:numId="13">
    <w:abstractNumId w:val="0"/>
  </w:num>
  <w:num w:numId="14">
    <w:abstractNumId w:val="18"/>
  </w:num>
  <w:num w:numId="15">
    <w:abstractNumId w:val="7"/>
  </w:num>
  <w:num w:numId="16">
    <w:abstractNumId w:val="11"/>
  </w:num>
  <w:num w:numId="17">
    <w:abstractNumId w:val="9"/>
  </w:num>
  <w:num w:numId="18">
    <w:abstractNumId w:val="8"/>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04F0F"/>
    <w:rsid w:val="00001132"/>
    <w:rsid w:val="00002E4B"/>
    <w:rsid w:val="000146B0"/>
    <w:rsid w:val="00023BCF"/>
    <w:rsid w:val="00027FC4"/>
    <w:rsid w:val="0003786D"/>
    <w:rsid w:val="000403FD"/>
    <w:rsid w:val="00044D5B"/>
    <w:rsid w:val="00053D0D"/>
    <w:rsid w:val="0006702F"/>
    <w:rsid w:val="00067FD3"/>
    <w:rsid w:val="00070ACF"/>
    <w:rsid w:val="00073D11"/>
    <w:rsid w:val="00082298"/>
    <w:rsid w:val="000865AE"/>
    <w:rsid w:val="000A2261"/>
    <w:rsid w:val="000C5567"/>
    <w:rsid w:val="000D446B"/>
    <w:rsid w:val="000D4A41"/>
    <w:rsid w:val="000E36A7"/>
    <w:rsid w:val="000F0342"/>
    <w:rsid w:val="000F5799"/>
    <w:rsid w:val="0010497D"/>
    <w:rsid w:val="00104F0F"/>
    <w:rsid w:val="00122F44"/>
    <w:rsid w:val="00125694"/>
    <w:rsid w:val="0013197E"/>
    <w:rsid w:val="001466BA"/>
    <w:rsid w:val="00147B31"/>
    <w:rsid w:val="00147F6C"/>
    <w:rsid w:val="0015060F"/>
    <w:rsid w:val="00184411"/>
    <w:rsid w:val="001A7E21"/>
    <w:rsid w:val="001C11BE"/>
    <w:rsid w:val="001C629C"/>
    <w:rsid w:val="001D0D41"/>
    <w:rsid w:val="001E7806"/>
    <w:rsid w:val="001F17E2"/>
    <w:rsid w:val="001F1BC5"/>
    <w:rsid w:val="002001C4"/>
    <w:rsid w:val="00213252"/>
    <w:rsid w:val="00214477"/>
    <w:rsid w:val="00215A9F"/>
    <w:rsid w:val="00231046"/>
    <w:rsid w:val="002465CC"/>
    <w:rsid w:val="002515E7"/>
    <w:rsid w:val="00257068"/>
    <w:rsid w:val="00262E6B"/>
    <w:rsid w:val="00267109"/>
    <w:rsid w:val="002830D2"/>
    <w:rsid w:val="002840AB"/>
    <w:rsid w:val="00292848"/>
    <w:rsid w:val="002A6EE7"/>
    <w:rsid w:val="002C0564"/>
    <w:rsid w:val="002D0C1C"/>
    <w:rsid w:val="002E15B2"/>
    <w:rsid w:val="002F1366"/>
    <w:rsid w:val="002F4EE0"/>
    <w:rsid w:val="003141C0"/>
    <w:rsid w:val="003160AB"/>
    <w:rsid w:val="00330B94"/>
    <w:rsid w:val="00333244"/>
    <w:rsid w:val="00336AE6"/>
    <w:rsid w:val="003563CF"/>
    <w:rsid w:val="00384042"/>
    <w:rsid w:val="003B1D77"/>
    <w:rsid w:val="003B32F3"/>
    <w:rsid w:val="003B57A3"/>
    <w:rsid w:val="003B5804"/>
    <w:rsid w:val="003C07E3"/>
    <w:rsid w:val="003C377C"/>
    <w:rsid w:val="003C665A"/>
    <w:rsid w:val="003D5906"/>
    <w:rsid w:val="003D6080"/>
    <w:rsid w:val="003E74DC"/>
    <w:rsid w:val="003F29F0"/>
    <w:rsid w:val="003F6337"/>
    <w:rsid w:val="00406235"/>
    <w:rsid w:val="00421417"/>
    <w:rsid w:val="00435CAA"/>
    <w:rsid w:val="00437984"/>
    <w:rsid w:val="00491E62"/>
    <w:rsid w:val="004A2951"/>
    <w:rsid w:val="004B4618"/>
    <w:rsid w:val="004C3188"/>
    <w:rsid w:val="004C3FFC"/>
    <w:rsid w:val="004C6B0F"/>
    <w:rsid w:val="004D44A2"/>
    <w:rsid w:val="004F1186"/>
    <w:rsid w:val="004F2E3F"/>
    <w:rsid w:val="0050154F"/>
    <w:rsid w:val="00501DF6"/>
    <w:rsid w:val="0051104A"/>
    <w:rsid w:val="00522232"/>
    <w:rsid w:val="00524B7E"/>
    <w:rsid w:val="0057360C"/>
    <w:rsid w:val="00575662"/>
    <w:rsid w:val="005949E6"/>
    <w:rsid w:val="005B2DEB"/>
    <w:rsid w:val="005B6DAF"/>
    <w:rsid w:val="005B6FD4"/>
    <w:rsid w:val="005C5BAB"/>
    <w:rsid w:val="005C7C18"/>
    <w:rsid w:val="005D473A"/>
    <w:rsid w:val="005E56EA"/>
    <w:rsid w:val="005F6F1E"/>
    <w:rsid w:val="005F76A1"/>
    <w:rsid w:val="00601534"/>
    <w:rsid w:val="00606239"/>
    <w:rsid w:val="0060772B"/>
    <w:rsid w:val="006256A5"/>
    <w:rsid w:val="00672D0B"/>
    <w:rsid w:val="006739FF"/>
    <w:rsid w:val="00685364"/>
    <w:rsid w:val="006A2237"/>
    <w:rsid w:val="006B2D6C"/>
    <w:rsid w:val="006C48E9"/>
    <w:rsid w:val="006F79E9"/>
    <w:rsid w:val="007025B6"/>
    <w:rsid w:val="007250C8"/>
    <w:rsid w:val="0073459B"/>
    <w:rsid w:val="0074044A"/>
    <w:rsid w:val="007552D7"/>
    <w:rsid w:val="00756CC4"/>
    <w:rsid w:val="0076285E"/>
    <w:rsid w:val="00781319"/>
    <w:rsid w:val="00781740"/>
    <w:rsid w:val="00782F7C"/>
    <w:rsid w:val="00795D28"/>
    <w:rsid w:val="007A5408"/>
    <w:rsid w:val="007B232E"/>
    <w:rsid w:val="007B4F97"/>
    <w:rsid w:val="007B5AD8"/>
    <w:rsid w:val="007B7857"/>
    <w:rsid w:val="007C1B99"/>
    <w:rsid w:val="007C628A"/>
    <w:rsid w:val="007D26DE"/>
    <w:rsid w:val="007D592C"/>
    <w:rsid w:val="007F32D6"/>
    <w:rsid w:val="00804907"/>
    <w:rsid w:val="00811464"/>
    <w:rsid w:val="0081225D"/>
    <w:rsid w:val="00816167"/>
    <w:rsid w:val="00820CAB"/>
    <w:rsid w:val="008300BA"/>
    <w:rsid w:val="00833BE8"/>
    <w:rsid w:val="008605E0"/>
    <w:rsid w:val="008656DD"/>
    <w:rsid w:val="008707CB"/>
    <w:rsid w:val="00885CE2"/>
    <w:rsid w:val="008A2EE0"/>
    <w:rsid w:val="008A3694"/>
    <w:rsid w:val="008A3AE9"/>
    <w:rsid w:val="008A45C6"/>
    <w:rsid w:val="008D1ACD"/>
    <w:rsid w:val="008E6EA3"/>
    <w:rsid w:val="00904108"/>
    <w:rsid w:val="00904DDC"/>
    <w:rsid w:val="009129A5"/>
    <w:rsid w:val="00916157"/>
    <w:rsid w:val="00923D1B"/>
    <w:rsid w:val="00934C82"/>
    <w:rsid w:val="00942944"/>
    <w:rsid w:val="00947F15"/>
    <w:rsid w:val="0095118D"/>
    <w:rsid w:val="0095238A"/>
    <w:rsid w:val="00957B95"/>
    <w:rsid w:val="00972016"/>
    <w:rsid w:val="00972092"/>
    <w:rsid w:val="009756E5"/>
    <w:rsid w:val="0099226F"/>
    <w:rsid w:val="009C7F5C"/>
    <w:rsid w:val="009D003E"/>
    <w:rsid w:val="009F345C"/>
    <w:rsid w:val="009F3FB5"/>
    <w:rsid w:val="009F7A37"/>
    <w:rsid w:val="00A01267"/>
    <w:rsid w:val="00A0705C"/>
    <w:rsid w:val="00A10895"/>
    <w:rsid w:val="00A110E7"/>
    <w:rsid w:val="00A20E55"/>
    <w:rsid w:val="00A30BA2"/>
    <w:rsid w:val="00A458F4"/>
    <w:rsid w:val="00A54DD8"/>
    <w:rsid w:val="00A71C13"/>
    <w:rsid w:val="00A82E13"/>
    <w:rsid w:val="00A97EC2"/>
    <w:rsid w:val="00AA2192"/>
    <w:rsid w:val="00AC16F9"/>
    <w:rsid w:val="00AC3D7D"/>
    <w:rsid w:val="00AD5CA7"/>
    <w:rsid w:val="00AD6C93"/>
    <w:rsid w:val="00B00C1A"/>
    <w:rsid w:val="00B22E00"/>
    <w:rsid w:val="00B32C76"/>
    <w:rsid w:val="00B458F5"/>
    <w:rsid w:val="00B5151F"/>
    <w:rsid w:val="00B55BBD"/>
    <w:rsid w:val="00B55FFC"/>
    <w:rsid w:val="00B618CA"/>
    <w:rsid w:val="00B701FE"/>
    <w:rsid w:val="00B77F64"/>
    <w:rsid w:val="00B81C74"/>
    <w:rsid w:val="00B82264"/>
    <w:rsid w:val="00B8735B"/>
    <w:rsid w:val="00B943D9"/>
    <w:rsid w:val="00BA2A5C"/>
    <w:rsid w:val="00BB100C"/>
    <w:rsid w:val="00BC6003"/>
    <w:rsid w:val="00BD11C8"/>
    <w:rsid w:val="00BE3461"/>
    <w:rsid w:val="00BF18E0"/>
    <w:rsid w:val="00C04FE8"/>
    <w:rsid w:val="00C05FE4"/>
    <w:rsid w:val="00C206CF"/>
    <w:rsid w:val="00C257D7"/>
    <w:rsid w:val="00C4405B"/>
    <w:rsid w:val="00C53F33"/>
    <w:rsid w:val="00C57288"/>
    <w:rsid w:val="00C603BE"/>
    <w:rsid w:val="00C7156B"/>
    <w:rsid w:val="00C77BCB"/>
    <w:rsid w:val="00C87D78"/>
    <w:rsid w:val="00CA05D6"/>
    <w:rsid w:val="00CB13EC"/>
    <w:rsid w:val="00CC0C1E"/>
    <w:rsid w:val="00CD11D1"/>
    <w:rsid w:val="00CD3847"/>
    <w:rsid w:val="00CE77E2"/>
    <w:rsid w:val="00CF62D9"/>
    <w:rsid w:val="00D07154"/>
    <w:rsid w:val="00D1398B"/>
    <w:rsid w:val="00D13C39"/>
    <w:rsid w:val="00D200F7"/>
    <w:rsid w:val="00D268E0"/>
    <w:rsid w:val="00D31C93"/>
    <w:rsid w:val="00D34BD4"/>
    <w:rsid w:val="00D37CB3"/>
    <w:rsid w:val="00D43D0D"/>
    <w:rsid w:val="00D8220E"/>
    <w:rsid w:val="00DA0A66"/>
    <w:rsid w:val="00DA5B12"/>
    <w:rsid w:val="00DA649B"/>
    <w:rsid w:val="00DE7268"/>
    <w:rsid w:val="00DF4195"/>
    <w:rsid w:val="00E13F8C"/>
    <w:rsid w:val="00E277B2"/>
    <w:rsid w:val="00E31886"/>
    <w:rsid w:val="00E42742"/>
    <w:rsid w:val="00E44C11"/>
    <w:rsid w:val="00E5080A"/>
    <w:rsid w:val="00E62F78"/>
    <w:rsid w:val="00E63F29"/>
    <w:rsid w:val="00E75C21"/>
    <w:rsid w:val="00E767A6"/>
    <w:rsid w:val="00E94C41"/>
    <w:rsid w:val="00EB039D"/>
    <w:rsid w:val="00EC4DBF"/>
    <w:rsid w:val="00EC7307"/>
    <w:rsid w:val="00EF1ED1"/>
    <w:rsid w:val="00F01A5D"/>
    <w:rsid w:val="00F04FD1"/>
    <w:rsid w:val="00F053DD"/>
    <w:rsid w:val="00F0591B"/>
    <w:rsid w:val="00F07BCE"/>
    <w:rsid w:val="00F454B7"/>
    <w:rsid w:val="00F619C3"/>
    <w:rsid w:val="00F905CD"/>
    <w:rsid w:val="00F917AF"/>
    <w:rsid w:val="00F96B99"/>
    <w:rsid w:val="00FA54B8"/>
    <w:rsid w:val="00FA699B"/>
    <w:rsid w:val="00FC0B7A"/>
    <w:rsid w:val="00FF2A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allout" idref="#_x0000_s1033"/>
        <o:r id="V:Rule2" type="callout" idref="#_x0000_s1035"/>
        <o:r id="V:Rule3" type="callout" idref="#_x0000_s1038"/>
        <o:r id="V:Rule4" type="callout" idref="#_x0000_s1039"/>
        <o:r id="V:Rule5" type="callout" idref="#_x0000_s1041"/>
        <o:r id="V:Rule6" type="callout" idref="#_x0000_s1040"/>
        <o:r id="V:Rule7" type="callout" idref="#_x0000_s1043"/>
        <o:r id="V:Rule8" type="callout" idref="#_x0000_s1042"/>
        <o:r id="V:Rule9" type="callout" idref="#_x0000_s1047"/>
        <o:r id="V:Rule11"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3DD"/>
  </w:style>
  <w:style w:type="paragraph" w:styleId="Heading1">
    <w:name w:val="heading 1"/>
    <w:basedOn w:val="Normal"/>
    <w:next w:val="Normal"/>
    <w:link w:val="Heading1Char"/>
    <w:uiPriority w:val="9"/>
    <w:qFormat/>
    <w:rsid w:val="00F053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53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53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053D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053D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053D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053D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53D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053D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4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4F0F"/>
    <w:rPr>
      <w:rFonts w:ascii="Tahoma" w:hAnsi="Tahoma" w:cs="Tahoma"/>
      <w:sz w:val="16"/>
      <w:szCs w:val="16"/>
    </w:rPr>
  </w:style>
  <w:style w:type="paragraph" w:styleId="NoSpacing">
    <w:name w:val="No Spacing"/>
    <w:link w:val="NoSpacingChar"/>
    <w:uiPriority w:val="1"/>
    <w:qFormat/>
    <w:rsid w:val="00F053DD"/>
    <w:pPr>
      <w:spacing w:after="0" w:line="240" w:lineRule="auto"/>
    </w:pPr>
    <w:rPr>
      <w:rFonts w:eastAsiaTheme="minorEastAsia"/>
    </w:rPr>
  </w:style>
  <w:style w:type="character" w:customStyle="1" w:styleId="NoSpacingChar">
    <w:name w:val="No Spacing Char"/>
    <w:basedOn w:val="DefaultParagraphFont"/>
    <w:link w:val="NoSpacing"/>
    <w:uiPriority w:val="1"/>
    <w:rsid w:val="00F053DD"/>
    <w:rPr>
      <w:rFonts w:eastAsiaTheme="minorEastAsia"/>
    </w:rPr>
  </w:style>
  <w:style w:type="paragraph" w:styleId="Header">
    <w:name w:val="header"/>
    <w:basedOn w:val="Normal"/>
    <w:link w:val="HeaderChar"/>
    <w:uiPriority w:val="99"/>
    <w:unhideWhenUsed/>
    <w:rsid w:val="00F96B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B99"/>
  </w:style>
  <w:style w:type="paragraph" w:styleId="Footer">
    <w:name w:val="footer"/>
    <w:basedOn w:val="Normal"/>
    <w:link w:val="FooterChar"/>
    <w:uiPriority w:val="99"/>
    <w:unhideWhenUsed/>
    <w:rsid w:val="00F96B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B99"/>
  </w:style>
  <w:style w:type="character" w:customStyle="1" w:styleId="Heading1Char">
    <w:name w:val="Heading 1 Char"/>
    <w:basedOn w:val="DefaultParagraphFont"/>
    <w:link w:val="Heading1"/>
    <w:uiPriority w:val="9"/>
    <w:rsid w:val="00F053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53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5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05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05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05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05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5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53D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053DD"/>
    <w:pPr>
      <w:spacing w:line="240" w:lineRule="auto"/>
    </w:pPr>
    <w:rPr>
      <w:b/>
      <w:bCs/>
      <w:color w:val="4F81BD" w:themeColor="accent1"/>
      <w:sz w:val="18"/>
      <w:szCs w:val="18"/>
    </w:rPr>
  </w:style>
  <w:style w:type="paragraph" w:styleId="Title">
    <w:name w:val="Title"/>
    <w:basedOn w:val="Normal"/>
    <w:next w:val="Normal"/>
    <w:link w:val="TitleChar"/>
    <w:uiPriority w:val="10"/>
    <w:qFormat/>
    <w:rsid w:val="00F053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53D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053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53DD"/>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F053DD"/>
    <w:rPr>
      <w:b/>
      <w:bCs/>
    </w:rPr>
  </w:style>
  <w:style w:type="character" w:styleId="Emphasis">
    <w:name w:val="Emphasis"/>
    <w:uiPriority w:val="20"/>
    <w:qFormat/>
    <w:rsid w:val="00F053DD"/>
    <w:rPr>
      <w:i/>
      <w:iCs/>
    </w:rPr>
  </w:style>
  <w:style w:type="paragraph" w:styleId="ListParagraph">
    <w:name w:val="List Paragraph"/>
    <w:basedOn w:val="Normal"/>
    <w:uiPriority w:val="34"/>
    <w:qFormat/>
    <w:rsid w:val="00F053DD"/>
    <w:pPr>
      <w:ind w:left="720"/>
      <w:contextualSpacing/>
    </w:pPr>
  </w:style>
  <w:style w:type="paragraph" w:styleId="Quote">
    <w:name w:val="Quote"/>
    <w:basedOn w:val="Normal"/>
    <w:next w:val="Normal"/>
    <w:link w:val="QuoteChar"/>
    <w:uiPriority w:val="29"/>
    <w:qFormat/>
    <w:rsid w:val="00F053DD"/>
    <w:rPr>
      <w:i/>
      <w:iCs/>
      <w:color w:val="000000" w:themeColor="text1"/>
    </w:rPr>
  </w:style>
  <w:style w:type="character" w:customStyle="1" w:styleId="QuoteChar">
    <w:name w:val="Quote Char"/>
    <w:basedOn w:val="DefaultParagraphFont"/>
    <w:link w:val="Quote"/>
    <w:uiPriority w:val="29"/>
    <w:rsid w:val="00F053DD"/>
    <w:rPr>
      <w:i/>
      <w:iCs/>
      <w:color w:val="000000" w:themeColor="text1"/>
    </w:rPr>
  </w:style>
  <w:style w:type="paragraph" w:styleId="IntenseQuote">
    <w:name w:val="Intense Quote"/>
    <w:basedOn w:val="Normal"/>
    <w:next w:val="Normal"/>
    <w:link w:val="IntenseQuoteChar"/>
    <w:uiPriority w:val="30"/>
    <w:qFormat/>
    <w:rsid w:val="00F053D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053DD"/>
    <w:rPr>
      <w:b/>
      <w:bCs/>
      <w:i/>
      <w:iCs/>
      <w:color w:val="4F81BD" w:themeColor="accent1"/>
    </w:rPr>
  </w:style>
  <w:style w:type="character" w:styleId="SubtleEmphasis">
    <w:name w:val="Subtle Emphasis"/>
    <w:uiPriority w:val="19"/>
    <w:qFormat/>
    <w:rsid w:val="00F053DD"/>
    <w:rPr>
      <w:i/>
      <w:iCs/>
      <w:color w:val="808080" w:themeColor="text1" w:themeTint="7F"/>
    </w:rPr>
  </w:style>
  <w:style w:type="character" w:styleId="IntenseEmphasis">
    <w:name w:val="Intense Emphasis"/>
    <w:uiPriority w:val="21"/>
    <w:qFormat/>
    <w:rsid w:val="00F053DD"/>
    <w:rPr>
      <w:b/>
      <w:bCs/>
      <w:i/>
      <w:iCs/>
      <w:color w:val="4F81BD" w:themeColor="accent1"/>
    </w:rPr>
  </w:style>
  <w:style w:type="character" w:styleId="SubtleReference">
    <w:name w:val="Subtle Reference"/>
    <w:basedOn w:val="DefaultParagraphFont"/>
    <w:uiPriority w:val="31"/>
    <w:qFormat/>
    <w:rsid w:val="00F053DD"/>
    <w:rPr>
      <w:smallCaps/>
      <w:color w:val="C0504D" w:themeColor="accent2"/>
      <w:u w:val="single"/>
    </w:rPr>
  </w:style>
  <w:style w:type="character" w:styleId="IntenseReference">
    <w:name w:val="Intense Reference"/>
    <w:uiPriority w:val="32"/>
    <w:qFormat/>
    <w:rsid w:val="00F053DD"/>
    <w:rPr>
      <w:b/>
      <w:bCs/>
      <w:smallCaps/>
      <w:color w:val="C0504D" w:themeColor="accent2"/>
      <w:spacing w:val="5"/>
      <w:u w:val="single"/>
    </w:rPr>
  </w:style>
  <w:style w:type="character" w:styleId="BookTitle">
    <w:name w:val="Book Title"/>
    <w:uiPriority w:val="33"/>
    <w:qFormat/>
    <w:rsid w:val="00F053DD"/>
    <w:rPr>
      <w:b/>
      <w:bCs/>
      <w:smallCaps/>
      <w:spacing w:val="5"/>
    </w:rPr>
  </w:style>
  <w:style w:type="paragraph" w:styleId="TOCHeading">
    <w:name w:val="TOC Heading"/>
    <w:basedOn w:val="Heading1"/>
    <w:next w:val="Normal"/>
    <w:uiPriority w:val="39"/>
    <w:semiHidden/>
    <w:unhideWhenUsed/>
    <w:qFormat/>
    <w:rsid w:val="00F053DD"/>
    <w:pPr>
      <w:outlineLvl w:val="9"/>
    </w:pPr>
  </w:style>
  <w:style w:type="character" w:styleId="Hyperlink">
    <w:name w:val="Hyperlink"/>
    <w:basedOn w:val="DefaultParagraphFont"/>
    <w:uiPriority w:val="99"/>
    <w:unhideWhenUsed/>
    <w:rsid w:val="00F01A5D"/>
    <w:rPr>
      <w:color w:val="0000FF" w:themeColor="hyperlink"/>
      <w:u w:val="single"/>
    </w:rPr>
  </w:style>
  <w:style w:type="character" w:styleId="FollowedHyperlink">
    <w:name w:val="FollowedHyperlink"/>
    <w:basedOn w:val="DefaultParagraphFont"/>
    <w:uiPriority w:val="99"/>
    <w:semiHidden/>
    <w:unhideWhenUsed/>
    <w:rsid w:val="007A5408"/>
    <w:rPr>
      <w:color w:val="800080" w:themeColor="followedHyperlink"/>
      <w:u w:val="single"/>
    </w:rPr>
  </w:style>
  <w:style w:type="paragraph" w:styleId="TOC1">
    <w:name w:val="toc 1"/>
    <w:basedOn w:val="Normal"/>
    <w:next w:val="Normal"/>
    <w:autoRedefine/>
    <w:uiPriority w:val="39"/>
    <w:unhideWhenUsed/>
    <w:rsid w:val="00292848"/>
    <w:pPr>
      <w:spacing w:after="100"/>
    </w:pPr>
  </w:style>
  <w:style w:type="paragraph" w:styleId="TOC2">
    <w:name w:val="toc 2"/>
    <w:basedOn w:val="Normal"/>
    <w:next w:val="Normal"/>
    <w:autoRedefine/>
    <w:uiPriority w:val="39"/>
    <w:unhideWhenUsed/>
    <w:rsid w:val="00292848"/>
    <w:pPr>
      <w:spacing w:after="100"/>
      <w:ind w:left="220"/>
    </w:pPr>
  </w:style>
  <w:style w:type="paragraph" w:styleId="TableofFigures">
    <w:name w:val="table of figures"/>
    <w:basedOn w:val="Normal"/>
    <w:next w:val="Normal"/>
    <w:uiPriority w:val="99"/>
    <w:unhideWhenUsed/>
    <w:rsid w:val="0095118D"/>
    <w:pPr>
      <w:spacing w:after="0"/>
    </w:pPr>
  </w:style>
  <w:style w:type="character" w:styleId="CommentReference">
    <w:name w:val="annotation reference"/>
    <w:basedOn w:val="DefaultParagraphFont"/>
    <w:uiPriority w:val="99"/>
    <w:semiHidden/>
    <w:unhideWhenUsed/>
    <w:rsid w:val="009129A5"/>
    <w:rPr>
      <w:sz w:val="16"/>
      <w:szCs w:val="16"/>
    </w:rPr>
  </w:style>
  <w:style w:type="paragraph" w:styleId="CommentText">
    <w:name w:val="annotation text"/>
    <w:basedOn w:val="Normal"/>
    <w:link w:val="CommentTextChar"/>
    <w:uiPriority w:val="99"/>
    <w:semiHidden/>
    <w:unhideWhenUsed/>
    <w:rsid w:val="009129A5"/>
    <w:pPr>
      <w:spacing w:line="240" w:lineRule="auto"/>
    </w:pPr>
    <w:rPr>
      <w:sz w:val="20"/>
      <w:szCs w:val="20"/>
    </w:rPr>
  </w:style>
  <w:style w:type="character" w:customStyle="1" w:styleId="CommentTextChar">
    <w:name w:val="Comment Text Char"/>
    <w:basedOn w:val="DefaultParagraphFont"/>
    <w:link w:val="CommentText"/>
    <w:uiPriority w:val="99"/>
    <w:semiHidden/>
    <w:rsid w:val="009129A5"/>
    <w:rPr>
      <w:sz w:val="20"/>
      <w:szCs w:val="20"/>
    </w:rPr>
  </w:style>
  <w:style w:type="paragraph" w:styleId="CommentSubject">
    <w:name w:val="annotation subject"/>
    <w:basedOn w:val="CommentText"/>
    <w:next w:val="CommentText"/>
    <w:link w:val="CommentSubjectChar"/>
    <w:uiPriority w:val="99"/>
    <w:semiHidden/>
    <w:unhideWhenUsed/>
    <w:rsid w:val="009129A5"/>
    <w:rPr>
      <w:b/>
      <w:bCs/>
    </w:rPr>
  </w:style>
  <w:style w:type="character" w:customStyle="1" w:styleId="CommentSubjectChar">
    <w:name w:val="Comment Subject Char"/>
    <w:basedOn w:val="CommentTextChar"/>
    <w:link w:val="CommentSubject"/>
    <w:uiPriority w:val="99"/>
    <w:semiHidden/>
    <w:rsid w:val="009129A5"/>
    <w:rPr>
      <w:b/>
      <w:bCs/>
      <w:sz w:val="20"/>
      <w:szCs w:val="20"/>
    </w:rPr>
  </w:style>
  <w:style w:type="table" w:styleId="TableGrid">
    <w:name w:val="Table Grid"/>
    <w:basedOn w:val="TableNormal"/>
    <w:uiPriority w:val="59"/>
    <w:rsid w:val="009129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129A5"/>
    <w:pPr>
      <w:spacing w:after="0" w:line="240" w:lineRule="auto"/>
    </w:pPr>
  </w:style>
  <w:style w:type="table" w:styleId="LightShading-Accent4">
    <w:name w:val="Light Shading Accent 4"/>
    <w:basedOn w:val="TableNormal"/>
    <w:uiPriority w:val="60"/>
    <w:rsid w:val="00781319"/>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1-Accent1">
    <w:name w:val="Medium Shading 1 Accent 1"/>
    <w:basedOn w:val="TableNormal"/>
    <w:uiPriority w:val="63"/>
    <w:rsid w:val="00C53F3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AD6C9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385597">
      <w:bodyDiv w:val="1"/>
      <w:marLeft w:val="0"/>
      <w:marRight w:val="0"/>
      <w:marTop w:val="0"/>
      <w:marBottom w:val="0"/>
      <w:divBdr>
        <w:top w:val="none" w:sz="0" w:space="0" w:color="auto"/>
        <w:left w:val="none" w:sz="0" w:space="0" w:color="auto"/>
        <w:bottom w:val="none" w:sz="0" w:space="0" w:color="auto"/>
        <w:right w:val="none" w:sz="0" w:space="0" w:color="auto"/>
      </w:divBdr>
    </w:div>
    <w:div w:id="768738588">
      <w:bodyDiv w:val="1"/>
      <w:marLeft w:val="0"/>
      <w:marRight w:val="0"/>
      <w:marTop w:val="0"/>
      <w:marBottom w:val="0"/>
      <w:divBdr>
        <w:top w:val="none" w:sz="0" w:space="0" w:color="auto"/>
        <w:left w:val="none" w:sz="0" w:space="0" w:color="auto"/>
        <w:bottom w:val="none" w:sz="0" w:space="0" w:color="auto"/>
        <w:right w:val="none" w:sz="0" w:space="0" w:color="auto"/>
      </w:divBdr>
    </w:div>
    <w:div w:id="1327173201">
      <w:bodyDiv w:val="1"/>
      <w:marLeft w:val="0"/>
      <w:marRight w:val="0"/>
      <w:marTop w:val="0"/>
      <w:marBottom w:val="0"/>
      <w:divBdr>
        <w:top w:val="none" w:sz="0" w:space="0" w:color="auto"/>
        <w:left w:val="none" w:sz="0" w:space="0" w:color="auto"/>
        <w:bottom w:val="none" w:sz="0" w:space="0" w:color="auto"/>
        <w:right w:val="none" w:sz="0" w:space="0" w:color="auto"/>
      </w:divBdr>
    </w:div>
    <w:div w:id="1343120892">
      <w:bodyDiv w:val="1"/>
      <w:marLeft w:val="0"/>
      <w:marRight w:val="0"/>
      <w:marTop w:val="0"/>
      <w:marBottom w:val="0"/>
      <w:divBdr>
        <w:top w:val="none" w:sz="0" w:space="0" w:color="auto"/>
        <w:left w:val="none" w:sz="0" w:space="0" w:color="auto"/>
        <w:bottom w:val="none" w:sz="0" w:space="0" w:color="auto"/>
        <w:right w:val="none" w:sz="0" w:space="0" w:color="auto"/>
      </w:divBdr>
    </w:div>
    <w:div w:id="1536623267">
      <w:bodyDiv w:val="1"/>
      <w:marLeft w:val="0"/>
      <w:marRight w:val="0"/>
      <w:marTop w:val="0"/>
      <w:marBottom w:val="0"/>
      <w:divBdr>
        <w:top w:val="none" w:sz="0" w:space="0" w:color="auto"/>
        <w:left w:val="none" w:sz="0" w:space="0" w:color="auto"/>
        <w:bottom w:val="none" w:sz="0" w:space="0" w:color="auto"/>
        <w:right w:val="none" w:sz="0" w:space="0" w:color="auto"/>
      </w:divBdr>
    </w:div>
    <w:div w:id="1795758250">
      <w:bodyDiv w:val="1"/>
      <w:marLeft w:val="0"/>
      <w:marRight w:val="0"/>
      <w:marTop w:val="0"/>
      <w:marBottom w:val="0"/>
      <w:divBdr>
        <w:top w:val="none" w:sz="0" w:space="0" w:color="auto"/>
        <w:left w:val="none" w:sz="0" w:space="0" w:color="auto"/>
        <w:bottom w:val="none" w:sz="0" w:space="0" w:color="auto"/>
        <w:right w:val="none" w:sz="0" w:space="0" w:color="auto"/>
      </w:divBdr>
    </w:div>
    <w:div w:id="195127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s://wordpress.org/support/article/posts-tags-screen/"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wordpress.org/support/article/posts-categories-scree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2020-12-19T00:00:00</PublishDate>
  <Abstract>WordPress is an open source Content Management System (CMS), which allows the users to build dynamic websites and blog. WordPress is the most popular blogging system on the web and allows updating, customizing and managing the website from its back-end CMS and components.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131169-FBA2-4201-A5AE-79FE77EC3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13703</TotalTime>
  <Pages>28</Pages>
  <Words>3850</Words>
  <Characters>21946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WordPress- User Guide</vt:lpstr>
    </vt:vector>
  </TitlesOfParts>
  <Company/>
  <LinksUpToDate>false</LinksUpToDate>
  <CharactersWithSpaces>25745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WordPress- User Guide</dc:title>
  <dc:subject>User Guide</dc:subject>
  <dc:creator>Sakshi</dc:creator>
  <cp:lastModifiedBy>Windows User</cp:lastModifiedBy>
  <cp:revision>171</cp:revision>
  <dcterms:created xsi:type="dcterms:W3CDTF">2020-12-14T06:42:00Z</dcterms:created>
  <dcterms:modified xsi:type="dcterms:W3CDTF">2021-03-25T06:58:00Z</dcterms:modified>
  <cp:category>Content Management</cp:category>
  <cp:contentStatus>Draft</cp:contentStatus>
</cp:coreProperties>
</file>